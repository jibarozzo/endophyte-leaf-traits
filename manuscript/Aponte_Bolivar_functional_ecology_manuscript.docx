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del w:id="0" w:author="Bolívar Aponte Rolón" w:date="2024-08-19T15:47:42Z">
        <w:r>
          <w:rPr>
            <w:i/>
            <w:iCs/>
          </w:rPr>
          <w:delText>E-</w:delText>
        </w:r>
      </w:del>
      <w:ins w:id="1" w:author="Bolívar Aponte Rolón" w:date="2024-08-19T15:47:42Z">
        <w:r>
          <w:rPr>
            <w:rFonts w:eastAsia="Cambria" w:cs="" w:cstheme="minorBidi" w:eastAsiaTheme="minorHAnsi"/>
            <w:i/>
            <w:iCs/>
            <w:color w:val="auto"/>
            <w:kern w:val="0"/>
            <w:sz w:val="24"/>
            <w:szCs w:val="24"/>
            <w:lang w:val="en-US" w:eastAsia="en-US" w:bidi="ar-SA"/>
          </w:rPr>
          <w:t>E-low</w:t>
        </w:r>
      </w:ins>
      <w:r>
        <w:rPr/>
        <w:t>) and high FEF load (</w:t>
      </w:r>
      <w:del w:id="2" w:author="Bolívar Aponte Rolón" w:date="2024-08-19T15:48:14Z">
        <w:r>
          <w:rPr>
            <w:i/>
            <w:iCs/>
          </w:rPr>
          <w:delText>E+</w:delText>
        </w:r>
      </w:del>
      <w:ins w:id="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via culturing and culture-free amplicon sequencing. We then measured leaf removal by leaf-cutter ants and leaf necrosis due to a generalist fungal pathogen. Across the experiment, we observed greater herbivory in the </w:t>
      </w:r>
      <w:del w:id="4" w:author="Bolívar Aponte Rolón" w:date="2024-08-19T15:47:42Z">
        <w:r>
          <w:rPr>
            <w:i/>
            <w:iCs/>
          </w:rPr>
          <w:delText>E-</w:delText>
        </w:r>
      </w:del>
      <w:ins w:id="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compared to the </w:t>
      </w:r>
      <w:del w:id="6" w:author="Bolívar Aponte Rolón" w:date="2024-08-19T15:48:14Z">
        <w:r>
          <w:rPr>
            <w:i/>
            <w:iCs/>
          </w:rPr>
          <w:delText>E+</w:delText>
        </w:r>
      </w:del>
      <w:ins w:id="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but no difference in pathogen damage. However, within </w:t>
      </w:r>
      <w:del w:id="8" w:author="Bolívar Aponte Rolón" w:date="2024-08-19T15:47:42Z">
        <w:r>
          <w:rPr>
            <w:i/>
            <w:iCs/>
          </w:rPr>
          <w:delText>E-</w:delText>
        </w:r>
      </w:del>
      <w:ins w:id="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0" w:author="Bolívar Aponte Rolón" w:date="2024-08-19T15:48:14Z">
        <w:r>
          <w:rPr>
            <w:i/>
            <w:iCs/>
          </w:rPr>
          <w:delText>E+</w:delText>
        </w:r>
      </w:del>
      <w:ins w:id="1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 xml:space="preserve">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w:t>
      </w:r>
      <w:del w:id="12" w:author="Bolívar Aponte Rolón" w:date="2024-08-19T15:53:47Z">
        <w:r>
          <w:rPr/>
          <w:delText xml:space="preserve">Leaf functional traits such as shape, leaf thickness, leaf strength, leaf mass per area (LMA), and </w:delText>
        </w:r>
      </w:del>
      <w:del w:id="13" w:author="Bolívar Aponte Rolón" w:date="2024-08-19T15:53:47Z">
        <w:r>
          <w:rPr>
            <w:rFonts w:eastAsia="Cambria" w:cs="" w:cstheme="minorBidi" w:eastAsiaTheme="minorHAnsi"/>
            <w:shd w:fill="FFFF00" w:val="clear"/>
          </w:rPr>
          <w:delText xml:space="preserve">anthocyanins can confer plants with strategies to ward off  foliar herbivores and pathogens, which represent key selective evolutionary pressures </w:delText>
        </w:r>
      </w:del>
      <w:ins w:id="14" w:author="Bolívar Aponte Rolón" w:date="2024-08-19T15:53:47Z">
        <w:r>
          <w:rPr>
            <w:rFonts w:eastAsia="Cambria" w:cs="" w:cstheme="minorBidi" w:eastAsiaTheme="minorHAnsi"/>
            <w:shd w:fill="auto" w:val="clear"/>
          </w:rPr>
          <w:t>Leaf functional traits within the leaf economic spectrum (LES) such as shape, leaf thickness, leaf strength, leaf mass per area (LMA), along with additional traits like anthocyanin levels, confer plants with strategies to ward off foliar herbivores and pathogens - key selective pressures in evolution</w:t>
        </w:r>
      </w:ins>
      <w:r>
        <w:rPr>
          <w:rFonts w:eastAsia="Cambria" w:cs="" w:cstheme="minorBidi" w:eastAsiaTheme="minorHAnsi"/>
          <w:color w:val="000000"/>
          <w:shd w:fill="auto" w:val="clear"/>
          <w:lang w:val="en-US" w:eastAsia="en-US" w:bidi="ar-SA"/>
          <w:rPrChange w:id="0" w:author="Bolívar Aponte Rolón" w:date="2024-08-19T15:53:57Z">
            <w:rPr>
              <w:sz w:val="24"/>
              <w:kern w:val="0"/>
              <w:shd w:fill="auto" w:val="clear"/>
              <w:szCs w:val="24"/>
            </w:rPr>
          </w:rPrChange>
        </w:rPr>
        <w:t>(J.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del w:id="16" w:author="Bolívar Aponte Rolón" w:date="2024-08-19T15:48:14Z">
        <w:r>
          <w:rPr>
            <w:i/>
            <w:iCs/>
          </w:rPr>
          <w:delText>E+</w:delText>
        </w:r>
      </w:del>
      <w:ins w:id="1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and non-inoculated (low FEF load, </w:t>
      </w:r>
      <w:del w:id="18" w:author="Bolívar Aponte Rolón" w:date="2024-08-19T15:47:42Z">
        <w:r>
          <w:rPr>
            <w:i/>
            <w:iCs/>
          </w:rPr>
          <w:delText>E-</w:delText>
        </w:r>
      </w:del>
      <w:ins w:id="1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del w:id="20" w:author="Bolívar Aponte Rolón" w:date="2024-08-19T15:48:14Z">
        <w:r>
          <w:rPr>
            <w:i/>
            <w:iCs/>
          </w:rPr>
          <w:delText>E+</w:delText>
        </w:r>
      </w:del>
      <w:ins w:id="21" w:author="Bolívar Aponte Rolón" w:date="2024-08-19T15:48:14Z">
        <w:r>
          <w:rPr>
            <w:rFonts w:eastAsia="Cambria" w:cs="" w:cstheme="minorBidi" w:eastAsiaTheme="minorHAnsi"/>
            <w:i/>
            <w:iCs/>
            <w:color w:val="auto"/>
            <w:kern w:val="0"/>
            <w:sz w:val="24"/>
            <w:szCs w:val="24"/>
            <w:lang w:val="en-US" w:eastAsia="en-US" w:bidi="ar-SA"/>
          </w:rPr>
          <w:t>E-high</w:t>
        </w:r>
      </w:ins>
      <w:r>
        <w:rPr/>
        <w:t>) compared to their low FEF counterparts (</w:t>
      </w:r>
      <w:del w:id="22" w:author="Bolívar Aponte Rolón" w:date="2024-08-19T15:47:42Z">
        <w:r>
          <w:rPr>
            <w:i/>
            <w:iCs/>
          </w:rPr>
          <w:delText>E-</w:delText>
        </w:r>
      </w:del>
      <w:ins w:id="23" w:author="Bolívar Aponte Rolón" w:date="2024-08-19T15:47:42Z">
        <w:r>
          <w:rPr>
            <w:rFonts w:eastAsia="Cambria" w:cs="" w:cstheme="minorBidi" w:eastAsiaTheme="minorHAnsi"/>
            <w:i/>
            <w:iCs/>
            <w:color w:val="auto"/>
            <w:kern w:val="0"/>
            <w:sz w:val="24"/>
            <w:szCs w:val="24"/>
            <w:lang w:val="en-US" w:eastAsia="en-US" w:bidi="ar-SA"/>
          </w:rPr>
          <w:t>E-low</w:t>
        </w:r>
      </w:ins>
      <w:r>
        <w:rPr/>
        <w:t>); 3) Conversely, tree species with leaf functional traits of the high side of the economic spectrum (e.g., greater leaf mass per area) treated with high FEF loads (</w:t>
      </w:r>
      <w:del w:id="24" w:author="Bolívar Aponte Rolón" w:date="2024-08-19T15:48:14Z">
        <w:r>
          <w:rPr>
            <w:i/>
            <w:iCs/>
          </w:rPr>
          <w:delText>E+</w:delText>
        </w:r>
      </w:del>
      <w:ins w:id="25" w:author="Bolívar Aponte Rolón" w:date="2024-08-19T15:48:14Z">
        <w:r>
          <w:rPr>
            <w:rFonts w:eastAsia="Cambria" w:cs="" w:cstheme="minorBidi" w:eastAsiaTheme="minorHAnsi"/>
            <w:i/>
            <w:iCs/>
            <w:color w:val="auto"/>
            <w:kern w:val="0"/>
            <w:sz w:val="24"/>
            <w:szCs w:val="24"/>
            <w:lang w:val="en-US" w:eastAsia="en-US" w:bidi="ar-SA"/>
          </w:rPr>
          <w:t>E-high</w:t>
        </w:r>
      </w:ins>
      <w:r>
        <w:rPr/>
        <w:t>) would have no differences in herbivory and pathogen damage compared to their low FEF counterparts (</w:t>
      </w:r>
      <w:del w:id="26" w:author="Bolívar Aponte Rolón" w:date="2024-08-19T15:47:42Z">
        <w:r>
          <w:rPr>
            <w:i/>
            <w:iCs/>
          </w:rPr>
          <w:delText>E-</w:delText>
        </w:r>
      </w:del>
      <w:ins w:id="27" w:author="Bolívar Aponte Rolón" w:date="2024-08-19T15:47:42Z">
        <w:r>
          <w:rPr>
            <w:rFonts w:eastAsia="Cambria" w:cs="" w:cstheme="minorBidi" w:eastAsiaTheme="minorHAnsi"/>
            <w:i/>
            <w:iCs/>
            <w:color w:val="auto"/>
            <w:kern w:val="0"/>
            <w:sz w:val="24"/>
            <w:szCs w:val="24"/>
            <w:lang w:val="en-US" w:eastAsia="en-US" w:bidi="ar-SA"/>
          </w:rPr>
          <w:t>E-low</w:t>
        </w:r>
      </w:ins>
      <w:r>
        <w:rPr/>
        <w:t>). Lastly, 4) we anticipated that leaves with leaf functional traits on the high end of the economic spectrum would be experience less herbivory by leaf-cutter ants, but low FEF loads (</w:t>
      </w:r>
      <w:del w:id="28" w:author="Bolívar Aponte Rolón" w:date="2024-08-19T15:47:42Z">
        <w:r>
          <w:rPr>
            <w:i/>
            <w:iCs/>
          </w:rPr>
          <w:delText>E-</w:delText>
        </w:r>
      </w:del>
      <w:ins w:id="29" w:author="Bolívar Aponte Rolón" w:date="2024-08-19T15:47:42Z">
        <w:r>
          <w:rPr>
            <w:rFonts w:eastAsia="Cambria" w:cs="" w:cstheme="minorBidi" w:eastAsiaTheme="minorHAnsi"/>
            <w:i/>
            <w:iCs/>
            <w:color w:val="auto"/>
            <w:kern w:val="0"/>
            <w:sz w:val="24"/>
            <w:szCs w:val="24"/>
            <w:lang w:val="en-US" w:eastAsia="en-US" w:bidi="ar-SA"/>
          </w:rPr>
          <w:t>E-low</w:t>
        </w:r>
      </w:ins>
      <w:r>
        <w:rPr/>
        <w:t>) in them could increase allurement.</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xml:space="preserve">).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w:t>
      </w:r>
      <w:del w:id="30" w:author="Bolívar Aponte Rolón" w:date="2024-08-29T14:17:29Z">
        <w:r>
          <w:rPr/>
          <w:delText>Supplementary Materials</w:delText>
        </w:r>
      </w:del>
      <w:ins w:id="31" w:author="Bolívar Aponte Rolón" w:date="2024-08-29T14:17:29Z">
        <w:r>
          <w:rPr/>
          <w:t>Appendix S1</w:t>
        </w:r>
      </w:ins>
      <w:r>
        <w:rPr/>
        <w:t xml:space="preserve">).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32" w:author="Bolívar Aponte Rolón" w:date="2024-08-19T15:50:10Z">
        <w:r>
          <w:rPr/>
          <w:t>i</w:t>
        </w:r>
      </w:ins>
      <w:r>
        <w:rPr/>
        <w:t>n plants that were not actively inoculated through our manipulations</w:t>
      </w:r>
      <w:ins w:id="33" w:author="Bolívar Aponte Rolón" w:date="2024-08-19T15:50:16Z">
        <w:r>
          <w:rPr/>
          <w:t xml:space="preserve"> </w:t>
        </w:r>
      </w:ins>
      <w:del w:id="34" w:author="Bolívar Aponte Rolón" w:date="2024-08-19T15:50:15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35" w:author="Bolívar Aponte Rolón" w:date="2024-08-29T14:17:10Z">
        <w:r>
          <w:rPr/>
          <w:delText>Supplementary Materials</w:delText>
        </w:r>
      </w:del>
      <w:ins w:id="36" w:author="Bolívar Aponte Rolón" w:date="2024-08-29T14:17:10Z">
        <w:r>
          <w:rPr>
            <w:rFonts w:eastAsia="Cambria" w:cs="" w:cstheme="minorBidi" w:eastAsiaTheme="minorHAnsi"/>
            <w:color w:val="auto"/>
            <w:kern w:val="0"/>
            <w:sz w:val="24"/>
            <w:szCs w:val="24"/>
            <w:lang w:val="en-US" w:eastAsia="en-US" w:bidi="ar-SA"/>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del w:id="37" w:author="Bolívar Aponte Rolón" w:date="2024-08-19T15:48:14Z">
        <w:r>
          <w:rPr>
            <w:i/>
            <w:iCs/>
          </w:rPr>
          <w:delText>E+</w:delText>
        </w:r>
      </w:del>
      <w:ins w:id="38" w:author="Bolívar Aponte Rolón" w:date="2024-08-19T15:48:14Z">
        <w:r>
          <w:rPr>
            <w:rFonts w:eastAsia="Cambria" w:cs="" w:cstheme="minorBidi" w:eastAsiaTheme="minorHAnsi"/>
            <w:i/>
            <w:iCs/>
            <w:color w:val="auto"/>
            <w:kern w:val="0"/>
            <w:sz w:val="24"/>
            <w:szCs w:val="24"/>
            <w:lang w:val="en-US" w:eastAsia="en-US" w:bidi="ar-SA"/>
          </w:rPr>
          <w:t>E-high</w:t>
        </w:r>
      </w:ins>
      <w:r>
        <w:rPr/>
        <w:t>) and 10 plants were kept inside the greenhouse enclosure to maintain a low FEF load (</w:t>
      </w:r>
      <w:del w:id="39" w:author="Bolívar Aponte Rolón" w:date="2024-08-19T15:47:42Z">
        <w:r>
          <w:rPr>
            <w:i/>
            <w:iCs/>
          </w:rPr>
          <w:delText>E-</w:delText>
        </w:r>
      </w:del>
      <w:ins w:id="4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Plants exposed to spore fall were placed on a table near (~10 m) the forest edge at dusk (~18:00 hours) and returned to the greenhouse at dawn (~07:00 hours) (Bittleston et al., 2011). We sprayed the </w:t>
      </w:r>
      <w:del w:id="41" w:author="Bolívar Aponte Rolón" w:date="2024-08-19T15:48:14Z">
        <w:r>
          <w:rPr>
            <w:i/>
            <w:iCs/>
          </w:rPr>
          <w:delText>E+</w:delText>
        </w:r>
      </w:del>
      <w:ins w:id="4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with water to simulate rain and to promote endophyte spore germination and infection of leaves. Low FEF plants (</w:t>
      </w:r>
      <w:del w:id="43" w:author="Bolívar Aponte Rolón" w:date="2024-08-19T15:47:42Z">
        <w:r>
          <w:rPr>
            <w:i/>
            <w:iCs/>
          </w:rPr>
          <w:delText>E-</w:delText>
        </w:r>
      </w:del>
      <w:ins w:id="4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were watered only at the soil level and shuffled and moved inside the greenhouse to simulate similar treatment as </w:t>
      </w:r>
      <w:del w:id="45" w:author="Bolívar Aponte Rolón" w:date="2024-08-19T15:48:14Z">
        <w:r>
          <w:rPr>
            <w:i/>
            <w:iCs/>
          </w:rPr>
          <w:delText>E+</w:delText>
        </w:r>
      </w:del>
      <w:ins w:id="4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but without spore fall exposure.</w:t>
      </w:r>
      <w:bookmarkEnd w:id="5"/>
    </w:p>
    <w:p>
      <w:pPr>
        <w:pStyle w:val="Heading3"/>
        <w:rPr>
          <w:ins w:id="53" w:author="Bolívar Aponte Rolón" w:date="2024-08-19T16:16:44Z"/>
        </w:rPr>
      </w:pPr>
      <w:del w:id="47" w:author="Bolívar Aponte Rolón" w:date="2024-08-19T16:16:44Z">
        <w:bookmarkStart w:id="6" w:name="leaf-trait-measurements"/>
        <w:r>
          <w:rPr/>
          <w:delText>4.0.3 Leaf trait measurements</w:delText>
        </w:r>
      </w:del>
      <w:ins w:id="48" w:author="Bolívar Aponte Rolón" w:date="2024-08-19T16:16:44Z">
        <w:r>
          <w:rPr/>
          <w:t xml:space="preserve">4.0.3 Determining differences in LFTs between </w:t>
        </w:r>
      </w:ins>
      <w:ins w:id="49" w:author="Bolívar Aponte Rolón" w:date="2024-08-19T16:16:44Z">
        <w:r>
          <w:rPr>
            <w:i/>
            <w:iCs/>
          </w:rPr>
          <w:t>E-high</w:t>
        </w:r>
      </w:ins>
      <w:ins w:id="50" w:author="Bolívar Aponte Rolón" w:date="2024-08-19T16:16:44Z">
        <w:r>
          <w:rPr/>
          <w:t xml:space="preserve"> and </w:t>
        </w:r>
      </w:ins>
      <w:ins w:id="51" w:author="Bolívar Aponte Rolón" w:date="2024-08-19T16:16:44Z">
        <w:r>
          <w:rPr>
            <w:i/>
            <w:iCs/>
          </w:rPr>
          <w:t>E-low</w:t>
        </w:r>
      </w:ins>
      <w:ins w:id="52" w:author="Bolívar Aponte Rolón" w:date="2024-08-19T16:16:44Z">
        <w:r>
          <w:rPr/>
          <w:t xml:space="preserve"> treatments</w:t>
        </w:r>
      </w:ins>
    </w:p>
    <w:p>
      <w:pPr>
        <w:pStyle w:val="BodyText"/>
        <w:rPr/>
      </w:pPr>
      <w:ins w:id="54" w:author="Bolívar Aponte Rolón" w:date="2024-08-19T16:16:44Z">
        <w:r>
          <w:rPr/>
          <w:t>4.0.3.1 Leaf trait measurements</w:t>
        </w:r>
      </w:ins>
    </w:p>
    <w:p>
      <w:pPr>
        <w:pStyle w:val="FirstParagraph"/>
        <w:rPr/>
      </w:pPr>
      <w:r>
        <w:rPr/>
        <w:t>Three mature leaves were haphazardly collected 7 - 10 days after fungal inoculation from individuals in each treatment (</w:t>
      </w:r>
      <w:del w:id="55" w:author="Bolívar Aponte Rolón" w:date="2024-08-19T15:48:14Z">
        <w:r>
          <w:rPr>
            <w:i/>
            <w:iCs/>
          </w:rPr>
          <w:delText>E+</w:delText>
        </w:r>
      </w:del>
      <w:ins w:id="5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t>
      </w:r>
      <w:del w:id="57" w:author="Bolívar Aponte Rolón" w:date="2024-08-19T15:47:42Z">
        <w:r>
          <w:rPr>
            <w:i/>
            <w:iCs/>
          </w:rPr>
          <w:delText>E-</w:delText>
        </w:r>
      </w:del>
      <w:ins w:id="5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59" w:author="Bolívar Aponte Rolón" w:date="2024-08-19T15:54:51Z">
        <w:r>
          <w:rPr/>
          <w:delText xml:space="preserve">To account for leaf thickness, the ACM-200 calculates an anthocyanin content index (ACI) value from the ratio of % transmittance at 931 nm/% transmittance at 525 nm </w:delText>
        </w:r>
      </w:del>
      <w:ins w:id="60" w:author="Bolívar Aponte Rolón" w:date="2024-08-19T15:54:51Z">
        <w:r>
          <w:rPr/>
          <w:t>The ACM-200 takes into account leaf thickness when calculating an anthocyanin content index (ACI) value by computing the ratio of % transmittance at 931 nm/% transmittance at 525 nm</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63" w:author="Bolívar Aponte Rolón" w:date="2024-08-19T16:16:58Z"/>
        </w:rPr>
      </w:pPr>
      <w:del w:id="61" w:author="Bolívar Aponte Rolón" w:date="2024-08-19T16:16:58Z">
        <w:bookmarkStart w:id="7" w:name="X3c7a37fa2f4886460c6eb6a1de1f042d286b507"/>
        <w:r>
          <w:rPr/>
          <w:delText>4.0.4 Leaf tissue preparation for molecular work</w:delText>
        </w:r>
      </w:del>
      <w:ins w:id="62" w:author="Bolívar Aponte Rolón" w:date="2024-08-19T16:16:58Z">
        <w:r>
          <w:rPr/>
          <w:t>4.0.4 Determining FEF abundance, richness, diversity and community composition</w:t>
        </w:r>
      </w:ins>
    </w:p>
    <w:p>
      <w:pPr>
        <w:pStyle w:val="BodyText"/>
        <w:rPr/>
      </w:pPr>
      <w:ins w:id="64" w:author="Bolívar Aponte Rolón" w:date="2024-08-19T16:16:58Z">
        <w:r>
          <w:rPr/>
          <w:t>4.0.4.1 Leaf tissue preparation for molecular work</w:t>
        </w:r>
      </w:ins>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del w:id="65" w:author="Bolívar Aponte Rolón" w:date="2024-08-19T15:47:42Z">
        <w:r>
          <w:rPr>
            <w:i/>
            <w:iCs/>
          </w:rPr>
          <w:delText>E-</w:delText>
        </w:r>
      </w:del>
      <w:ins w:id="66"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67" w:author="Bolívar Aponte Rolón" w:date="2024-08-19T15:48:14Z">
        <w:r>
          <w:rPr>
            <w:i/>
            <w:iCs/>
          </w:rPr>
          <w:delText>E+</w:delText>
        </w:r>
      </w:del>
      <w:ins w:id="6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69" w:author="Bolívar Aponte Rolón" w:date="2024-08-19T16:18:18Z">
        <w:r>
          <w:rPr/>
          <w:t>0.4.2</w:t>
        </w:r>
      </w:ins>
      <w:del w:id="70" w:author="Bolívar Aponte Rolón" w:date="2024-08-19T16:18:08Z">
        <w:r>
          <w:rPr/>
          <w:delText>1</w:delText>
        </w:r>
      </w:del>
      <w:r>
        <w:rPr/>
        <w:t xml:space="preserve">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4"/>
        <w:rPr/>
      </w:pPr>
      <w:bookmarkStart w:id="9" w:name="mock-communities"/>
      <w:r>
        <w:rPr/>
        <w:t>4.</w:t>
      </w:r>
      <w:ins w:id="71" w:author="Bolívar Aponte Rolón" w:date="2024-08-19T16:18:42Z">
        <w:r>
          <w:rPr/>
          <w:t>0.4.3</w:t>
        </w:r>
      </w:ins>
      <w:del w:id="72" w:author="Bolívar Aponte Rolón" w:date="2024-08-19T16:18:51Z">
        <w:r>
          <w:rPr/>
          <w:delText>1.1</w:delText>
        </w:r>
      </w:del>
      <w:r>
        <w:rPr/>
        <w:t xml:space="preserve">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73" w:author="Bolívar Aponte Rolón" w:date="2024-08-19T16:19:02Z">
        <w:r>
          <w:rPr/>
          <w:t>0.4.4</w:t>
        </w:r>
      </w:ins>
      <w:del w:id="74" w:author="Bolívar Aponte Rolón" w:date="2024-08-19T16:19:00Z">
        <w:r>
          <w:rPr/>
          <w:delText xml:space="preserve">1.2 </w:delText>
        </w:r>
      </w:del>
      <w:r>
        <w:rPr/>
        <w:t>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75" w:author="Bolívar Aponte Rolón" w:date="2024-08-19T15:47:42Z">
        <w:r>
          <w:rPr>
            <w:i/>
            <w:iCs/>
          </w:rPr>
          <w:delText>E-</w:delText>
        </w:r>
      </w:del>
      <w:ins w:id="76" w:author="Bolívar Aponte Rolón" w:date="2024-08-19T15:47:42Z">
        <w:r>
          <w:rPr>
            <w:rFonts w:eastAsia="Cambria" w:cs="" w:cstheme="minorBidi" w:eastAsiaTheme="minorHAnsi"/>
            <w:i/>
            <w:iCs/>
            <w:color w:val="auto"/>
            <w:kern w:val="0"/>
            <w:sz w:val="24"/>
            <w:szCs w:val="24"/>
            <w:lang w:val="en-US" w:eastAsia="en-US" w:bidi="ar-SA"/>
          </w:rPr>
          <w:t>E-low</w:t>
        </w:r>
      </w:ins>
      <w:r>
        <w:rPr/>
        <w:t>) plants (</w:t>
      </w:r>
      <w:r>
        <w:rPr>
          <w:i/>
          <w:iCs/>
        </w:rPr>
        <w:t>n</w:t>
      </w:r>
      <w:r>
        <w:rPr/>
        <w:t>=78) and deemed them as artifacts resulting from greenhouse conditions. They were eliminated from treatment (</w:t>
      </w:r>
      <w:del w:id="77" w:author="Bolívar Aponte Rolón" w:date="2024-08-19T15:48:14Z">
        <w:r>
          <w:rPr>
            <w:i/>
            <w:iCs/>
          </w:rPr>
          <w:delText>E+</w:delText>
        </w:r>
      </w:del>
      <w:ins w:id="7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w:t>
      </w:r>
      <w:ins w:id="79" w:author="Bolívar Aponte Rolón" w:date="2024-08-19T16:11:02Z">
        <w:r>
          <w:rPr/>
          <w:t xml:space="preserve">(v.1.48.0, </w:t>
        </w:r>
      </w:ins>
      <w:del w:id="80" w:author="Bolívar Aponte Rolón" w:date="2024-08-19T16:11:01Z">
        <w:r>
          <w:rPr/>
          <w:delText>(</w:delText>
        </w:r>
      </w:del>
      <w:r>
        <w:rPr/>
        <w:t>McMurdie &amp; Holmes, 2013) and custom scripts (see Supplementary Material).</w:t>
      </w:r>
      <w:bookmarkEnd w:id="10"/>
    </w:p>
    <w:p>
      <w:pPr>
        <w:pStyle w:val="Heading3"/>
        <w:rPr>
          <w:ins w:id="87" w:author="Bolívar Aponte Rolón" w:date="2024-08-19T16:19:49Z"/>
        </w:rPr>
      </w:pPr>
      <w:del w:id="81" w:author="Bolívar Aponte Rolón" w:date="2024-08-19T16:19:49Z">
        <w:bookmarkStart w:id="11" w:name="herbivore-assays"/>
        <w:r>
          <w:rPr/>
          <w:delText>4.1.3 Herbivore assays</w:delText>
        </w:r>
      </w:del>
      <w:ins w:id="82" w:author="Bolívar Aponte Rolón" w:date="2024-08-19T16:19:49Z">
        <w:r>
          <w:rPr/>
          <w:t xml:space="preserve">4.0.5 Determining herbivore and pathogen damage to </w:t>
        </w:r>
      </w:ins>
      <w:ins w:id="83" w:author="Bolívar Aponte Rolón" w:date="2024-08-19T16:19:49Z">
        <w:r>
          <w:rPr>
            <w:i/>
            <w:iCs/>
          </w:rPr>
          <w:t>E-high</w:t>
        </w:r>
      </w:ins>
      <w:ins w:id="84" w:author="Bolívar Aponte Rolón" w:date="2024-08-19T16:19:49Z">
        <w:r>
          <w:rPr/>
          <w:t xml:space="preserve"> and </w:t>
        </w:r>
      </w:ins>
      <w:ins w:id="85" w:author="Bolívar Aponte Rolón" w:date="2024-08-19T16:19:49Z">
        <w:r>
          <w:rPr>
            <w:i/>
            <w:iCs/>
          </w:rPr>
          <w:t>E-low</w:t>
        </w:r>
      </w:ins>
      <w:ins w:id="86" w:author="Bolívar Aponte Rolón" w:date="2024-08-19T16:19:49Z">
        <w:r>
          <w:rPr/>
          <w:t xml:space="preserve"> treatments</w:t>
        </w:r>
      </w:ins>
    </w:p>
    <w:p>
      <w:pPr>
        <w:pStyle w:val="BodyText"/>
        <w:rPr/>
      </w:pPr>
      <w:ins w:id="88" w:author="Bolívar Aponte Rolón" w:date="2024-08-19T16:19:49Z">
        <w:r>
          <w:rPr/>
          <w:t>4.0.5.1 Herbivore assays</w:t>
        </w:r>
      </w:ins>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del w:id="89" w:author="Bolívar Aponte Rolón" w:date="2024-08-19T15:48:14Z">
        <w:r>
          <w:rPr>
            <w:i/>
            <w:iCs/>
          </w:rPr>
          <w:delText>E+</w:delText>
        </w:r>
      </w:del>
      <w:ins w:id="9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or an </w:t>
      </w:r>
      <w:del w:id="91" w:author="Bolívar Aponte Rolón" w:date="2024-08-19T15:47:42Z">
        <w:r>
          <w:rPr>
            <w:i/>
            <w:iCs/>
          </w:rPr>
          <w:delText>E-</w:delText>
        </w:r>
      </w:del>
      <w:ins w:id="9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leaf on one disposable plastic plate next to an active nest trail. Carefully, we collected and placed debris from the trail leading up to the plate to encourage foraging in the plate. </w:t>
      </w:r>
      <w:del w:id="93" w:author="Bolívar Aponte Rolón" w:date="2024-08-19T15:55:38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94" w:author="Bolívar Aponte Rolón" w:date="2024-08-19T15:55:38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4"/>
        <w:pPrChange w:id="0" w:author="Bolívar Aponte Rolón" w:date="2024-08-19T16:20:10Z">
          <w:pPr>
            <w:pStyle w:val="Heading3"/>
          </w:pPr>
        </w:pPrChange>
        <w:rPr/>
      </w:pPr>
      <w:bookmarkStart w:id="12" w:name="pathogen-assays"/>
      <w:r>
        <w:rPr/>
        <w:t>4.1.4 Pathogen assays4.0.5.2 Pathogen assays</w:t>
      </w:r>
    </w:p>
    <w:p>
      <w:pPr>
        <w:pStyle w:val="FirstParagraph"/>
        <w:rPr/>
      </w:pPr>
      <w:ins w:id="95" w:author="Bolívar Aponte Rolón" w:date="2024-08-19T16:11:48Z">
        <w:r>
          <w:rPr/>
          <w:t xml:space="preserve">For the pathogen assays, we inoculated seedlings with </w:t>
        </w:r>
      </w:ins>
      <w:ins w:id="96" w:author="Bolívar Aponte Rolón" w:date="2024-08-19T16:11:48Z">
        <w:r>
          <w:rPr>
            <w:i/>
            <w:iCs/>
          </w:rPr>
          <w:t>Calonectria</w:t>
        </w:r>
      </w:ins>
      <w:ins w:id="97" w:author="Bolívar Aponte Rolón" w:date="2024-08-19T16:11:48Z">
        <w:r>
          <w:rPr/>
          <w:t xml:space="preserve"> sp. pathogen. </w:t>
        </w:r>
      </w:ins>
      <w:ins w:id="98" w:author="Bolívar Aponte Rolón" w:date="2024-08-19T16:11:48Z">
        <w:r>
          <w:rPr>
            <w:i/>
            <w:iCs/>
          </w:rPr>
          <w:t>Calonectria</w:t>
        </w:r>
      </w:ins>
      <w:ins w:id="99" w:author="Bolívar Aponte Rolón" w:date="2024-08-19T16:11:48Z">
        <w:r>
          <w:rPr/>
          <w:t xml:space="preserve"> is a widespread pathogen in tropical and temperate ecosystems (Crous et al., 2006; Li et al., 2022). Its distribution reflects trends in agriculture, forestry, and the ornamental plant trade (Li et al., 2022). In the tropics its effects are known as </w:t>
        </w:r>
      </w:ins>
      <w:ins w:id="100" w:author="Bolívar Aponte Rolón" w:date="2024-08-19T16:11:48Z">
        <w:r>
          <w:rPr>
            <w:i/>
            <w:iCs/>
          </w:rPr>
          <w:t>Calonectria</w:t>
        </w:r>
      </w:ins>
      <w:ins w:id="101" w:author="Bolívar Aponte Rolón" w:date="2024-08-19T16:11:48Z">
        <w:r>
          <w:rPr/>
          <w:t xml:space="preserve"> leaf blight (CLB) which has become a primary fungal disease in commercial tree plantations (Sanchez-Gonzalez et al., 2022). In our assays,</w:t>
        </w:r>
      </w:ins>
      <w:ins w:id="102" w:author="Bolívar Aponte Rolón" w:date="2024-08-19T15:59:02Z">
        <w:r>
          <w:rPr/>
          <w:t xml:space="preserve"> </w:t>
        </w:r>
      </w:ins>
      <w:r>
        <w:rPr/>
        <w:t xml:space="preserve">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that were still on plants (i.e., were not harvested)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w:t>
      </w:r>
      <w:del w:id="103" w:author="Bolívar Aponte Rolón" w:date="2024-08-19T16:20:20Z">
        <w:r>
          <w:rPr/>
          <w:delText>1.5</w:delText>
        </w:r>
      </w:del>
      <w:ins w:id="104" w:author="Bolívar Aponte Rolón" w:date="2024-08-19T16:20:20Z">
        <w:r>
          <w:rPr/>
          <w:t>0.6</w:t>
        </w:r>
      </w:ins>
      <w:r>
        <w:rPr/>
        <w:t xml:space="preserve">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ins w:id="105" w:author="Bolívar Aponte Rolón" w:date="2024-08-19T16:00:42Z">
              <w:r>
                <w:rPr>
                  <w:rFonts w:eastAsia="Tex Gyre Termes" w:cs="Tex Gyre Termes" w:ascii="Tex Gyre Termes" w:hAnsi="Tex Gyre Termes"/>
                  <w:b w:val="false"/>
                  <w:i w:val="false"/>
                  <w:color w:val="000000"/>
                  <w:sz w:val="22"/>
                  <w:szCs w:val="22"/>
                  <w:u w:val="none"/>
                </w:rPr>
                <w:t xml:space="preserve"> (LFTs)</w:t>
              </w:r>
            </w:ins>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06" w:author="Bolívar Aponte Rolón" w:date="2024-08-19T15:47:42Z">
              <w:r>
                <w:rPr>
                  <w:rFonts w:eastAsia="Tex Gyre Termes" w:cs="Tex Gyre Termes" w:ascii="Tex Gyre Termes" w:hAnsi="Tex Gyre Termes"/>
                  <w:b w:val="false"/>
                  <w:i w:val="false"/>
                  <w:color w:val="000000"/>
                  <w:sz w:val="22"/>
                  <w:szCs w:val="22"/>
                  <w:u w:val="none"/>
                </w:rPr>
                <w:delText>E-</w:delText>
              </w:r>
            </w:del>
            <w:ins w:id="107"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08" w:author="Bolívar Aponte Rolón" w:date="2024-08-19T15:48:14Z">
              <w:r>
                <w:rPr>
                  <w:rFonts w:eastAsia="Tex Gyre Termes" w:cs="Tex Gyre Termes" w:ascii="Tex Gyre Termes" w:hAnsi="Tex Gyre Termes"/>
                  <w:b w:val="false"/>
                  <w:i w:val="false"/>
                  <w:color w:val="000000"/>
                  <w:sz w:val="22"/>
                  <w:szCs w:val="22"/>
                  <w:u w:val="none"/>
                </w:rPr>
                <w:delText>E+</w:delText>
              </w:r>
            </w:del>
            <w:ins w:id="109"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10" w:author="Bolívar Aponte Rolón" w:date="2024-08-19T15:47:42Z">
              <w:r>
                <w:rPr>
                  <w:rFonts w:eastAsia="Tex Gyre Termes" w:cs="Tex Gyre Termes" w:ascii="Tex Gyre Termes" w:hAnsi="Tex Gyre Termes"/>
                  <w:b w:val="false"/>
                  <w:i w:val="false"/>
                  <w:color w:val="000000"/>
                  <w:sz w:val="22"/>
                  <w:szCs w:val="22"/>
                  <w:u w:val="none"/>
                </w:rPr>
                <w:delText>E-</w:delText>
              </w:r>
            </w:del>
            <w:ins w:id="111"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12" w:author="Bolívar Aponte Rolón" w:date="2024-08-19T15:48:14Z">
              <w:r>
                <w:rPr>
                  <w:rFonts w:eastAsia="Tex Gyre Termes" w:cs="Tex Gyre Termes" w:ascii="Tex Gyre Termes" w:hAnsi="Tex Gyre Termes"/>
                  <w:b w:val="false"/>
                  <w:i w:val="false"/>
                  <w:color w:val="000000"/>
                  <w:sz w:val="22"/>
                  <w:szCs w:val="22"/>
                  <w:u w:val="none"/>
                </w:rPr>
                <w:delText>E+</w:delText>
              </w:r>
            </w:del>
            <w:ins w:id="113"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14" w:author="Bolívar Aponte Rolón" w:date="2024-08-19T15:47:42Z">
              <w:r>
                <w:rPr>
                  <w:rFonts w:eastAsia="Tex Gyre Termes" w:cs="Tex Gyre Termes" w:ascii="Tex Gyre Termes" w:hAnsi="Tex Gyre Termes"/>
                  <w:b w:val="false"/>
                  <w:i w:val="false"/>
                  <w:color w:val="000000"/>
                  <w:sz w:val="22"/>
                  <w:szCs w:val="22"/>
                  <w:u w:val="none"/>
                </w:rPr>
                <w:delText>E-</w:delText>
              </w:r>
            </w:del>
            <w:ins w:id="115"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16" w:author="Bolívar Aponte Rolón" w:date="2024-08-19T15:48:14Z">
              <w:r>
                <w:rPr>
                  <w:rFonts w:eastAsia="Tex Gyre Termes" w:cs="Tex Gyre Termes" w:ascii="Tex Gyre Termes" w:hAnsi="Tex Gyre Termes"/>
                  <w:b w:val="false"/>
                  <w:i w:val="false"/>
                  <w:color w:val="000000"/>
                  <w:sz w:val="22"/>
                  <w:szCs w:val="22"/>
                  <w:u w:val="none"/>
                </w:rPr>
                <w:delText>E+</w:delText>
              </w:r>
            </w:del>
            <w:ins w:id="117"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w:t>
            </w:r>
            <w:del w:id="118" w:author="Bolívar Aponte Rolón" w:date="2024-08-19T15:47:42Z">
              <w:r>
                <w:rPr>
                  <w:rFonts w:eastAsia="Tex Gyre Termes" w:cs="Tex Gyre Termes" w:ascii="Tex Gyre Termes" w:hAnsi="Tex Gyre Termes"/>
                  <w:b w:val="false"/>
                  <w:i w:val="false"/>
                  <w:color w:val="000000"/>
                  <w:sz w:val="22"/>
                  <w:szCs w:val="22"/>
                  <w:u w:val="none"/>
                </w:rPr>
                <w:delText>E-</w:delText>
              </w:r>
            </w:del>
            <w:ins w:id="119"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20" w:author="Bolívar Aponte Rolón" w:date="2024-08-19T15:48:14Z">
              <w:r>
                <w:rPr>
                  <w:rFonts w:eastAsia="Tex Gyre Termes" w:cs="Tex Gyre Termes" w:ascii="Tex Gyre Termes" w:hAnsi="Tex Gyre Termes"/>
                  <w:b w:val="false"/>
                  <w:i w:val="false"/>
                  <w:color w:val="000000"/>
                  <w:sz w:val="22"/>
                  <w:szCs w:val="22"/>
                  <w:u w:val="none"/>
                </w:rPr>
                <w:delText>E+</w:delText>
              </w:r>
            </w:del>
            <w:ins w:id="121"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sub-treatment = 2 (control and pathogen) for pathogen trials, Tropical tree species = 7, Replicates per species = 5, Replicates per plant = 1</w:t>
            </w:r>
            <w:bookmarkStart w:id="13" w:name="replication-statement"/>
            <w:bookmarkEnd w:id="13"/>
          </w:p>
        </w:tc>
      </w:tr>
    </w:tbl>
    <w:p>
      <w:pPr>
        <w:pStyle w:val="Heading3"/>
        <w:rPr/>
      </w:pPr>
      <w:r>
        <w:rPr/>
        <w:t>4.</w:t>
      </w:r>
      <w:ins w:id="122" w:author="Bolívar Aponte Rolón" w:date="2024-08-19T16:20:32Z">
        <w:r>
          <w:rPr/>
          <w:t>0.7</w:t>
        </w:r>
      </w:ins>
      <w:del w:id="123" w:author="Bolívar Aponte Rolón" w:date="2024-08-19T16:20:31Z">
        <w:r>
          <w:rPr/>
          <w:delText>1.6</w:delText>
        </w:r>
      </w:del>
      <w:r>
        <w:rPr/>
        <w:t xml:space="preserve"> Statistical Analyses</w:t>
      </w:r>
    </w:p>
    <w:p>
      <w:pPr>
        <w:pStyle w:val="FirstParagraph"/>
        <w:rPr>
          <w:ins w:id="124" w:author="Bolívar Aponte Rolón" w:date="2024-08-19T16:20:44Z"/>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Heading4"/>
        <w:rPr/>
      </w:pPr>
      <w:ins w:id="125" w:author="Bolívar Aponte Rolón" w:date="2024-08-19T16:20:44Z">
        <w:r>
          <w:rPr/>
          <w:t xml:space="preserve">4.0.7.1 Comparison of LFTs and FEF between </w:t>
        </w:r>
      </w:ins>
      <w:ins w:id="126" w:author="Bolívar Aponte Rolón" w:date="2024-08-19T16:20:44Z">
        <w:r>
          <w:rPr>
            <w:i/>
            <w:iCs/>
          </w:rPr>
          <w:t>E-high</w:t>
        </w:r>
      </w:ins>
      <w:ins w:id="127" w:author="Bolívar Aponte Rolón" w:date="2024-08-19T16:20:44Z">
        <w:r>
          <w:rPr/>
          <w:t xml:space="preserve"> and </w:t>
        </w:r>
      </w:ins>
      <w:ins w:id="128" w:author="Bolívar Aponte Rolón" w:date="2024-08-19T16:20:44Z">
        <w:r>
          <w:rPr>
            <w:i/>
            <w:iCs/>
          </w:rPr>
          <w:t>E-low</w:t>
        </w:r>
      </w:ins>
      <w:ins w:id="129" w:author="Bolívar Aponte Rolón" w:date="2024-08-19T16:20:44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131" w:author="Bolívar Aponte Rolón" w:date="2024-08-19T16:20:55Z"/>
        </w:rPr>
      </w:pPr>
      <w:ins w:id="130" w:author="Bolívar Aponte Rolón" w:date="2024-08-19T16:20:55Z">
        <w:r>
          <w:rPr/>
          <w:t>4.0.7.2 FEF abundance, richness, diversity and community composition</w:t>
        </w:r>
      </w:ins>
    </w:p>
    <w:p>
      <w:pPr>
        <w:pStyle w:val="BodyText"/>
        <w:rPr>
          <w:ins w:id="132" w:author="Bolívar Aponte Rolón" w:date="2024-08-19T16:21:17Z"/>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Heading4"/>
        <w:rPr/>
      </w:pPr>
      <w:ins w:id="133" w:author="Bolívar Aponte Rolón" w:date="2024-08-19T16:21:17Z">
        <w:r>
          <w:rPr/>
          <w:t>4.0.7.3 Correlations between FEF and herbivory and pathogen damage</w:t>
        </w:r>
      </w:ins>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r>
        <w:rPr/>
        <w:t>5. Results</w:t>
      </w:r>
    </w:p>
    <w:p>
      <w:pPr>
        <w:pStyle w:val="FirstParagraph"/>
        <w:rPr/>
      </w:pPr>
      <w:r>
        <w:rPr/>
        <w:t xml:space="preserve">Inoculation of seedlings was successful. Seedlings exposed to forest spore fall (i.e., </w:t>
      </w:r>
      <w:del w:id="134" w:author="Bolívar Aponte Rolón" w:date="2024-08-19T15:48:14Z">
        <w:r>
          <w:rPr>
            <w:i/>
            <w:iCs/>
          </w:rPr>
          <w:delText>E+</w:delText>
        </w:r>
      </w:del>
      <w:ins w:id="13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a significantly higher proportion of leaf segments colonized by FEF across all species (data from cultures, Fig. S1). Similarly, molecular data set showed that seedlings with </w:t>
      </w:r>
      <w:del w:id="136" w:author="Bolívar Aponte Rolón" w:date="2024-08-19T15:48:14Z">
        <w:r>
          <w:rPr>
            <w:i/>
            <w:iCs/>
          </w:rPr>
          <w:delText>E+</w:delText>
        </w:r>
      </w:del>
      <w:ins w:id="13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138" w:author="Bolívar Aponte Rolón" w:date="2024-08-19T15:47:42Z">
        <w:r>
          <w:rPr>
            <w:i/>
            <w:iCs/>
          </w:rPr>
          <w:delText>E-</w:delText>
        </w:r>
      </w:del>
      <w:ins w:id="13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del w:id="140" w:author="Bolívar Aponte Rolón" w:date="2024-08-19T15:47:42Z">
        <w:r>
          <w:rPr>
            <w:i/>
            <w:iCs/>
          </w:rPr>
          <w:delText>E-</w:delText>
        </w:r>
      </w:del>
      <w:ins w:id="14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42" w:author="Bolívar Aponte Rolón" w:date="2024-08-19T15:48:14Z">
        <w:r>
          <w:rPr>
            <w:i/>
            <w:iCs/>
          </w:rPr>
          <w:delText>E+</w:delText>
        </w:r>
      </w:del>
      <w:ins w:id="14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when we combined all host species (Fig. S2a and Fig. S4a respectively). For LT and LMA we saw significant differences between </w:t>
      </w:r>
      <w:del w:id="144" w:author="Bolívar Aponte Rolón" w:date="2024-08-19T15:47:42Z">
        <w:r>
          <w:rPr>
            <w:i/>
            <w:iCs/>
          </w:rPr>
          <w:delText>E-</w:delText>
        </w:r>
      </w:del>
      <w:ins w:id="14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46" w:author="Bolívar Aponte Rolón" w:date="2024-08-19T15:48:14Z">
        <w:r>
          <w:rPr>
            <w:i/>
            <w:iCs/>
          </w:rPr>
          <w:delText>E+</w:delText>
        </w:r>
      </w:del>
      <w:ins w:id="14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when we combined all host species (Fig S3a and Fig. S5a, respectively). As predicted, we did observe lower herbivory in the </w:t>
      </w:r>
      <w:del w:id="148" w:author="Bolívar Aponte Rolón" w:date="2024-08-19T15:48:14Z">
        <w:r>
          <w:rPr>
            <w:i/>
            <w:iCs/>
          </w:rPr>
          <w:delText>E+</w:delText>
        </w:r>
      </w:del>
      <w:ins w:id="14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compared to the </w:t>
      </w:r>
      <w:del w:id="150" w:author="Bolívar Aponte Rolón" w:date="2024-08-19T15:47:42Z">
        <w:r>
          <w:rPr>
            <w:i/>
            <w:iCs/>
          </w:rPr>
          <w:delText>E-</w:delText>
        </w:r>
      </w:del>
      <w:ins w:id="15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when we combined all host species, </w:t>
      </w:r>
      <w:r>
        <w:rPr>
          <w:i/>
          <w:iCs/>
        </w:rPr>
        <w:t>t</w:t>
      </w:r>
      <w:r>
        <w:rPr/>
        <w:t xml:space="preserve">(34) = 2.23, </w:t>
      </w:r>
      <w:r>
        <w:rPr>
          <w:i/>
          <w:iCs/>
        </w:rPr>
        <w:t>p</w:t>
      </w:r>
      <w:r>
        <w:rPr/>
        <w:t xml:space="preserve"> = 0.033 (Fig. 2a). We did not observe differences in pathogen damage between </w:t>
      </w:r>
      <w:del w:id="152" w:author="Bolívar Aponte Rolón" w:date="2024-08-19T15:47:42Z">
        <w:r>
          <w:rPr>
            <w:i/>
            <w:iCs/>
          </w:rPr>
          <w:delText>E-</w:delText>
        </w:r>
      </w:del>
      <w:ins w:id="15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54" w:author="Bolívar Aponte Rolón" w:date="2024-08-19T15:48:14Z">
        <w:r>
          <w:rPr>
            <w:i/>
            <w:iCs/>
          </w:rPr>
          <w:delText>E+</w:delText>
        </w:r>
      </w:del>
      <w:ins w:id="15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when we combined all host species (Fig. 2b). However, within the </w:t>
      </w:r>
      <w:del w:id="156" w:author="Bolívar Aponte Rolón" w:date="2024-08-19T15:47:42Z">
        <w:r>
          <w:rPr>
            <w:i/>
            <w:iCs/>
          </w:rPr>
          <w:delText>E-</w:delText>
        </w:r>
      </w:del>
      <w:ins w:id="157"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del w:id="158" w:author="Bolívar Aponte Rolón" w:date="2024-08-19T15:48:14Z">
        <w:r>
          <w:rPr>
            <w:i/>
            <w:iCs/>
          </w:rPr>
          <w:delText>E+</w:delText>
        </w:r>
      </w:del>
      <w:ins w:id="15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xml:space="preserve">, emphasizing a distinct composition of FEF OTUs within the subspace of FEF identified. Other host species showed greater variation in FEF composition. Our PERMDISP analyses showed no significant differences in host species group </w:t>
      </w:r>
      <w:r>
        <w:rPr>
          <w:rFonts w:eastAsia="Cambria" w:cs="" w:cstheme="minorBidi" w:eastAsiaTheme="minorHAnsi"/>
          <w:shd w:fill="auto" w:val="clear"/>
        </w:rPr>
        <w:t>dispersion (</w:t>
      </w:r>
      <w:r>
        <w:rPr>
          <w:rFonts w:eastAsia="Cambria" w:cs="" w:cstheme="minorBidi" w:eastAsiaTheme="minorHAnsi"/>
          <w:i/>
          <w:iCs/>
          <w:shd w:fill="auto" w:val="clear"/>
        </w:rPr>
        <w:t>F</w:t>
      </w:r>
      <w:r>
        <w:rPr>
          <w:rFonts w:eastAsia="Cambria" w:cs="" w:cstheme="minorBidi" w:eastAsiaTheme="minorHAnsi"/>
          <w:shd w:fill="auto" w:val="clear"/>
        </w:rPr>
        <w:t xml:space="preserve">~6, 149~ = 0.717, </w:t>
      </w:r>
      <w:r>
        <w:rPr>
          <w:rFonts w:eastAsia="Cambria" w:cs="" w:cstheme="minorBidi" w:eastAsiaTheme="minorHAnsi"/>
          <w:i/>
          <w:iCs/>
          <w:shd w:fill="auto" w:val="clear"/>
        </w:rPr>
        <w:t>p</w:t>
      </w:r>
      <w:r>
        <w:rPr>
          <w:rFonts w:eastAsia="Cambria" w:cs="" w:cstheme="minorBidi" w:eastAsiaTheme="minorHAnsi"/>
          <w:shd w:fill="auto" w:val="clear"/>
        </w:rPr>
        <w:t xml:space="preserve"> &lt; .63), observed differences were to location. Unsurprisingly, the dispersion for </w:t>
      </w:r>
      <w:r>
        <w:rPr>
          <w:rFonts w:eastAsia="Cambria" w:cs="" w:cstheme="minorBidi" w:eastAsiaTheme="minorHAnsi"/>
          <w:i/>
          <w:iCs/>
          <w:color w:val="000000"/>
          <w:kern w:val="0"/>
          <w:sz w:val="24"/>
          <w:szCs w:val="24"/>
          <w:shd w:fill="auto" w:val="clear"/>
          <w:lang w:val="en-US" w:eastAsia="en-US" w:bidi="ar-SA"/>
        </w:rPr>
        <w:t>E-low</w:t>
      </w:r>
      <w:r>
        <w:rPr>
          <w:rFonts w:eastAsia="Cambria" w:cs="" w:cstheme="minorBidi" w:eastAsiaTheme="minorHAnsi"/>
          <w:shd w:fill="auto" w:val="clear"/>
        </w:rPr>
        <w:t xml:space="preserve"> and </w:t>
      </w:r>
      <w:r>
        <w:rPr>
          <w:rFonts w:eastAsia="Cambria" w:cs="" w:cstheme="minorBidi" w:eastAsiaTheme="minorHAnsi"/>
          <w:i/>
          <w:iCs/>
          <w:color w:val="000000"/>
          <w:kern w:val="0"/>
          <w:sz w:val="24"/>
          <w:szCs w:val="24"/>
          <w:shd w:fill="auto" w:val="clear"/>
          <w:lang w:val="en-US" w:eastAsia="en-US" w:bidi="ar-SA"/>
        </w:rPr>
        <w:t>E-high</w:t>
      </w:r>
      <w:r>
        <w:rPr>
          <w:rFonts w:eastAsia="Cambria" w:cs="" w:cstheme="minorBidi" w:eastAsiaTheme="minorHAnsi"/>
          <w:shd w:fill="auto" w:val="clear"/>
        </w:rPr>
        <w:t xml:space="preserve"> treatment groups was significantly different (</w:t>
      </w:r>
      <w:r>
        <w:rPr>
          <w:rFonts w:eastAsia="Cambria" w:cs="" w:cstheme="minorBidi" w:eastAsiaTheme="minorHAnsi"/>
          <w:i/>
          <w:iCs/>
          <w:shd w:fill="auto" w:val="clear"/>
        </w:rPr>
        <w:t>F</w:t>
      </w:r>
      <w:r>
        <w:rPr>
          <w:rFonts w:eastAsia="Cambria" w:cs="" w:cstheme="minorBidi" w:eastAsiaTheme="minorHAnsi"/>
          <w:shd w:fill="auto" w:val="clear"/>
        </w:rPr>
        <w:t xml:space="preserve">~1, 154~ = 5.09, </w:t>
      </w:r>
      <w:r>
        <w:rPr>
          <w:rFonts w:eastAsia="Cambria" w:cs="" w:cstheme="minorBidi" w:eastAsiaTheme="minorHAnsi"/>
          <w:i/>
          <w:iCs/>
          <w:shd w:fill="auto" w:val="clear"/>
        </w:rPr>
        <w:t>p</w:t>
      </w:r>
      <w:r>
        <w:rPr>
          <w:rFonts w:eastAsia="Cambria" w:cs="" w:cstheme="minorBidi" w:eastAsiaTheme="minorHAnsi"/>
          <w:shd w:fill="auto" w:val="clear"/>
        </w:rPr>
        <w:t xml:space="preserve"> = .03). T</w:t>
      </w:r>
      <w:r>
        <w:rPr/>
        <w:t>he post Tukey tests revealed dispersion of host species were not significantly different at the α &lt; .05 level, while treatment group dispersions were.</w:t>
      </w:r>
    </w:p>
    <w:p>
      <w:pPr>
        <w:pStyle w:val="BodyText"/>
        <w:rPr/>
      </w:pPr>
      <w:del w:id="160" w:author="Bolívar Aponte Rolón" w:date="2024-08-19T16:24:18Z">
        <w:r>
          <w:rPr/>
          <w:delText>There was a core set of OTUs that significantly associated with host tree species or particular treatments. In summary, 72 out of 569 Ascomycota OTUs were significantly associated with all host tree species (Table S5).</w:delText>
        </w:r>
      </w:del>
      <w:ins w:id="161" w:author="Bolívar Aponte Rolón" w:date="2024-08-19T16:24:18Z">
        <w:r>
          <w:rPr/>
          <w:t>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w:t>
        </w:r>
      </w:ins>
      <w:r>
        <w:rPr/>
        <w:t xml:space="preserve"> Seedlings used in herbivory assays had 13 OTUs significantly associated with high herbivory damage (&gt;70%) and 3 and 1 OTUs significantly associated with medium (31-69%) and low (&lt;30%) herbivory damage, respectively, in </w:t>
      </w:r>
      <w:del w:id="162" w:author="Bolívar Aponte Rolón" w:date="2024-08-19T15:47:42Z">
        <w:r>
          <w:rPr>
            <w:i/>
            <w:iCs/>
          </w:rPr>
          <w:delText>E-</w:delText>
        </w:r>
      </w:del>
      <w:ins w:id="16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64" w:author="Bolívar Aponte Rolón" w:date="2024-08-19T15:48:14Z">
        <w:r>
          <w:rPr>
            <w:i/>
            <w:iCs/>
          </w:rPr>
          <w:delText>E+</w:delText>
        </w:r>
      </w:del>
      <w:ins w:id="16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S6). We detected 11 OTUs significantly associated with seedlings that experienced high (&gt;30%) pathogen damage in </w:t>
      </w:r>
      <w:del w:id="166" w:author="Bolívar Aponte Rolón" w:date="2024-08-19T15:47:42Z">
        <w:r>
          <w:rPr>
            <w:i/>
            <w:iCs/>
          </w:rPr>
          <w:delText>E-</w:delText>
        </w:r>
      </w:del>
      <w:ins w:id="167"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68" w:author="Bolívar Aponte Rolón" w:date="2024-08-19T15:48:14Z">
        <w:r>
          <w:rPr>
            <w:i/>
            <w:iCs/>
          </w:rPr>
          <w:delText>E+</w:delText>
        </w:r>
      </w:del>
      <w:ins w:id="16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del w:id="170" w:author="Bolívar Aponte Rolón" w:date="2024-08-19T15:48:14Z">
        <w:r>
          <w:rPr>
            <w:i/>
            <w:iCs/>
          </w:rPr>
          <w:delText>E+</w:delText>
        </w:r>
      </w:del>
      <w:ins w:id="17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ins w:id="172" w:author="Bolívar Aponte Rolón" w:date="2024-08-19T16:22:34Z"/>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.207). </w:t>
      </w:r>
    </w:p>
    <w:p>
      <w:pPr>
        <w:pStyle w:val="BodyText"/>
        <w:rPr>
          <w:ins w:id="179" w:author="Bolívar Aponte Rolón" w:date="2024-08-19T16:23:05Z"/>
        </w:rPr>
      </w:pPr>
      <w:r>
        <w:rPr/>
        <w:t xml:space="preserve">We </w:t>
      </w:r>
      <w:del w:id="173" w:author="Bolívar Aponte Rolón" w:date="2024-08-19T16:22:40Z">
        <w:r>
          <w:rPr/>
          <w:delText>uncovered</w:delText>
        </w:r>
      </w:del>
      <w:ins w:id="174" w:author="Bolívar Aponte Rolón" w:date="2024-08-19T16:22:40Z">
        <w:r>
          <w:rPr/>
          <w:t>observed</w:t>
        </w:r>
      </w:ins>
      <w:r>
        <w:rPr/>
        <w:t xml:space="preserve">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del w:id="175" w:author="Bolívar Aponte Rolón" w:date="2024-08-19T15:47:42Z">
        <w:r>
          <w:rPr>
            <w:i/>
            <w:iCs/>
          </w:rPr>
          <w:delText>E-</w:delText>
        </w:r>
      </w:del>
      <w:ins w:id="176"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del w:id="177" w:author="Bolívar Aponte Rolón" w:date="2024-08-19T15:48:14Z">
        <w:r>
          <w:rPr>
            <w:i/>
            <w:iCs/>
          </w:rPr>
          <w:delText>E+</w:delText>
        </w:r>
      </w:del>
      <w:ins w:id="17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t>
      </w:r>
    </w:p>
    <w:p>
      <w:pPr>
        <w:pStyle w:val="BodyText"/>
        <w:rPr/>
      </w:pPr>
      <w:r>
        <w:rPr/>
        <w:t xml:space="preserve">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.482). The </w:t>
      </w:r>
      <w:del w:id="180" w:author="Bolívar Aponte Rolón" w:date="2024-08-19T15:47:42Z">
        <w:r>
          <w:rPr>
            <w:i/>
            <w:iCs/>
          </w:rPr>
          <w:delText>E-</w:delText>
        </w:r>
      </w:del>
      <w:ins w:id="18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82" w:author="Bolívar Aponte Rolón" w:date="2024-08-19T15:48:14Z">
        <w:r>
          <w:rPr>
            <w:i/>
            <w:iCs/>
          </w:rPr>
          <w:delText>E+</w:delText>
        </w:r>
      </w:del>
      <w:ins w:id="18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del w:id="184" w:author="Bolívar Aponte Rolón" w:date="2024-08-19T15:48:14Z">
        <w:r>
          <w:rPr>
            <w:i/>
            <w:iCs/>
          </w:rPr>
          <w:delText>E+</w:delText>
        </w:r>
      </w:del>
      <w:ins w:id="18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del w:id="186" w:author="Bolívar Aponte Rolón" w:date="2024-08-19T15:48:14Z">
        <w:r>
          <w:rPr>
            <w:i/>
            <w:iCs/>
          </w:rPr>
          <w:delText>E+</w:delText>
        </w:r>
      </w:del>
      <w:ins w:id="18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del w:id="188" w:author="Bolívar Aponte Rolón" w:date="2024-08-19T15:48:14Z">
        <w:r>
          <w:rPr>
            <w:i/>
            <w:iCs/>
          </w:rPr>
          <w:delText>E+</w:delText>
        </w:r>
      </w:del>
      <w:ins w:id="18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14"/>
    </w:p>
    <w:p>
      <w:pPr>
        <w:pStyle w:val="Heading1"/>
        <w:rPr/>
      </w:pPr>
      <w:bookmarkStart w:id="15" w:name="discussion"/>
      <w:r>
        <w:rPr/>
        <w:t>6. Discussion</w:t>
      </w:r>
    </w:p>
    <w:p>
      <w:pPr>
        <w:pStyle w:val="FirstParagraph"/>
        <w:rPr/>
      </w:pPr>
      <w:r>
        <w:rPr/>
        <w:t>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w:t>
      </w:r>
      <w:del w:id="190" w:author="Bolívar Aponte Rolón" w:date="2024-08-19T16:03:46Z">
        <w:r>
          <w:rPr/>
          <w:delText xml:space="preserve"> improve and leaf traits </w:delText>
        </w:r>
      </w:del>
      <w:r>
        <w:rPr/>
        <w:t xml:space="preserve">work to improve leaf defenses against generalist herbivores and pathogens in tropical trees. Across all host species, we saw that the </w:t>
      </w:r>
      <w:del w:id="191" w:author="Bolívar Aponte Rolón" w:date="2024-08-19T15:48:14Z">
        <w:r>
          <w:rPr>
            <w:i/>
            <w:iCs/>
          </w:rPr>
          <w:delText>E+</w:delText>
        </w:r>
      </w:del>
      <w:ins w:id="19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exhibited lower herbivory damage than the </w:t>
      </w:r>
      <w:del w:id="193" w:author="Bolívar Aponte Rolón" w:date="2024-08-19T15:47:42Z">
        <w:r>
          <w:rPr>
            <w:i/>
            <w:iCs/>
          </w:rPr>
          <w:delText>E-</w:delText>
        </w:r>
      </w:del>
      <w:ins w:id="19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At the host species level, we saw that </w:t>
      </w:r>
      <w:del w:id="195" w:author="Bolívar Aponte Rolón" w:date="2024-08-19T15:48:14Z">
        <w:r>
          <w:rPr>
            <w:i/>
            <w:iCs/>
          </w:rPr>
          <w:delText>E+</w:delText>
        </w:r>
      </w:del>
      <w:ins w:id="19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del w:id="197" w:author="Bolívar Aponte Rolón" w:date="2024-08-19T15:48:14Z">
        <w:r>
          <w:rPr>
            <w:i/>
            <w:iCs/>
          </w:rPr>
          <w:delText>E+</w:delText>
        </w:r>
      </w:del>
      <w:ins w:id="19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del w:id="199" w:author="Bolívar Aponte Rolón" w:date="2024-08-19T15:48:14Z">
        <w:r>
          <w:rPr>
            <w:i/>
            <w:iCs/>
          </w:rPr>
          <w:delText>E+</w:delText>
        </w:r>
      </w:del>
      <w:ins w:id="20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positively correlating to herbivory and </w:t>
      </w:r>
      <w:del w:id="201" w:author="Bolívar Aponte Rolón" w:date="2024-08-19T15:47:42Z">
        <w:r>
          <w:rPr>
            <w:i/>
            <w:iCs/>
          </w:rPr>
          <w:delText>E-</w:delText>
        </w:r>
      </w:del>
      <w:ins w:id="20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del w:id="203" w:author="Bolívar Aponte Rolón" w:date="2024-08-19T15:48:14Z">
        <w:r>
          <w:rPr>
            <w:i/>
            <w:iCs/>
          </w:rPr>
          <w:delText>E+</w:delText>
        </w:r>
      </w:del>
      <w:ins w:id="20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del w:id="205" w:author="Bolívar Aponte Rolón" w:date="2024-08-19T15:48:14Z">
        <w:r>
          <w:rPr>
            <w:i/>
            <w:iCs/>
          </w:rPr>
          <w:delText>E+</w:delText>
        </w:r>
      </w:del>
      <w:ins w:id="20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had equal or slightly higher pathogen damage than the </w:t>
      </w:r>
      <w:del w:id="207" w:author="Bolívar Aponte Rolón" w:date="2024-08-19T15:47:42Z">
        <w:r>
          <w:rPr>
            <w:i/>
            <w:iCs/>
          </w:rPr>
          <w:delText>E-</w:delText>
        </w:r>
      </w:del>
      <w:ins w:id="20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del w:id="209" w:author="Bolívar Aponte Rolón" w:date="2024-08-19T15:48:14Z">
        <w:r>
          <w:rPr>
            <w:i/>
            <w:iCs/>
          </w:rPr>
          <w:delText>E+</w:delText>
        </w:r>
      </w:del>
      <w:ins w:id="21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as Shannon diversity increased, but the </w:t>
      </w:r>
      <w:del w:id="211" w:author="Bolívar Aponte Rolón" w:date="2024-08-19T15:47:42Z">
        <w:r>
          <w:rPr>
            <w:i/>
            <w:iCs/>
          </w:rPr>
          <w:delText>E-</w:delText>
        </w:r>
      </w:del>
      <w:ins w:id="21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5"/>
    </w:p>
    <w:p>
      <w:pPr>
        <w:pStyle w:val="Heading1"/>
        <w:rPr/>
      </w:pPr>
      <w:r>
        <w:rPr/>
        <w:t>7. Conclusion</w:t>
      </w:r>
    </w:p>
    <w:p>
      <w:pPr>
        <w:pStyle w:val="FirstParagraph"/>
        <w:rPr/>
      </w:pPr>
      <w:bookmarkStart w:id="16"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6"/>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Heading1"/>
        <w:rPr/>
      </w:pPr>
      <w:r>
        <w:rPr/>
        <w:t>9. Acknowledgements</w:t>
      </w:r>
    </w:p>
    <w:p>
      <w:pPr>
        <w:pStyle w:val="FirstParagraph"/>
        <w:rPr/>
      </w:pPr>
      <w:bookmarkStart w:id="17"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7"/>
    </w:p>
    <w:p>
      <w:pPr>
        <w:pStyle w:val="Heading1"/>
        <w:rPr/>
      </w:pPr>
      <w:r>
        <w:rPr/>
        <w:t>10. Conflict of Interest Statement</w:t>
      </w:r>
    </w:p>
    <w:p>
      <w:pPr>
        <w:pStyle w:val="FirstParagraph"/>
        <w:rPr/>
      </w:pPr>
      <w:bookmarkStart w:id="18" w:name="conflict-of-interest-statement"/>
      <w:r>
        <w:rPr/>
        <w:t>The authors declare no competing interests.</w:t>
      </w:r>
      <w:bookmarkEnd w:id="18"/>
    </w:p>
    <w:p>
      <w:pPr>
        <w:pStyle w:val="Heading1"/>
        <w:rPr/>
      </w:pPr>
      <w:bookmarkStart w:id="19" w:name="data-availability-statement"/>
      <w:r>
        <w:rPr/>
        <w:t>11. Data Availability Statement</w:t>
      </w:r>
      <w:bookmarkEnd w:id="19"/>
    </w:p>
    <w:p>
      <w:pPr>
        <w:pStyle w:val="BodyText"/>
        <w:rPr/>
      </w:pPr>
      <w:r>
        <w:rPr/>
        <w:t>The genomic data that support the findings of this study will be submited to NCBI-GenBank upon acceptance of this manuscript. The manuscript and code for reproducibility is available from corresponding author's GitHub.</w:t>
      </w:r>
    </w:p>
    <w:p>
      <w:pPr>
        <w:pStyle w:val="Heading1"/>
        <w:rPr/>
      </w:pPr>
      <w:bookmarkStart w:id="20" w:name="references"/>
      <w:r>
        <w:rPr/>
        <w:t>12. References</w:t>
      </w:r>
    </w:p>
    <w:p>
      <w:pPr>
        <w:pStyle w:val="Bibliography"/>
        <w:rPr/>
      </w:pPr>
      <w:bookmarkStart w:id="21" w:name="refs"/>
      <w:bookmarkStart w:id="22"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2"/>
    </w:p>
    <w:p>
      <w:pPr>
        <w:pStyle w:val="Bibliography"/>
        <w:rPr/>
      </w:pPr>
      <w:bookmarkStart w:id="23" w:name="ref-anderson2017"/>
      <w:r>
        <w:rPr/>
        <w:t xml:space="preserve">Anderson, M. J. (2017). Permutational Multivariate Analysis of Variance ( PERMANOVA ). In </w:t>
      </w:r>
      <w:r>
        <w:rPr>
          <w:i/>
          <w:iCs/>
        </w:rPr>
        <w:t>Wiley StatsRef: Statistics Reference Online</w:t>
      </w:r>
      <w:r>
        <w:rPr/>
        <w:t xml:space="preserve"> (pp. 1–15). Wiley. </w:t>
      </w:r>
      <w:hyperlink r:id="rId3">
        <w:r>
          <w:rPr>
            <w:rStyle w:val="Hyperlink"/>
          </w:rPr>
          <w:t>https://doi.org/10.1002/9781118445112.stat07841</w:t>
        </w:r>
      </w:hyperlink>
      <w:bookmarkEnd w:id="23"/>
    </w:p>
    <w:p>
      <w:pPr>
        <w:pStyle w:val="Bibliography"/>
        <w:rPr/>
      </w:pPr>
      <w:bookmarkStart w:id="24"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4"/>
    </w:p>
    <w:p>
      <w:pPr>
        <w:pStyle w:val="Bibliography"/>
        <w:rPr/>
      </w:pPr>
      <w:bookmarkStart w:id="25"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5"/>
    </w:p>
    <w:p>
      <w:pPr>
        <w:pStyle w:val="Bibliography"/>
        <w:rPr/>
      </w:pPr>
      <w:bookmarkStart w:id="26"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6"/>
    </w:p>
    <w:p>
      <w:pPr>
        <w:pStyle w:val="Bibliography"/>
        <w:rPr/>
      </w:pPr>
      <w:bookmarkStart w:id="27"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7"/>
    </w:p>
    <w:p>
      <w:pPr>
        <w:pStyle w:val="Bibliography"/>
        <w:rPr/>
      </w:pPr>
      <w:bookmarkStart w:id="28"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28"/>
    </w:p>
    <w:p>
      <w:pPr>
        <w:pStyle w:val="Bibliography"/>
        <w:rPr/>
      </w:pPr>
      <w:bookmarkStart w:id="29"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29"/>
    </w:p>
    <w:p>
      <w:pPr>
        <w:pStyle w:val="Bibliography"/>
        <w:rPr/>
      </w:pPr>
      <w:bookmarkStart w:id="30"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0"/>
    </w:p>
    <w:p>
      <w:pPr>
        <w:pStyle w:val="Bibliography"/>
        <w:rPr/>
      </w:pPr>
      <w:bookmarkStart w:id="31"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0">
        <w:r>
          <w:rPr>
            <w:rStyle w:val="Hyperlink"/>
          </w:rPr>
          <w:t>https://doi.org/10.1890/07-0986.1</w:t>
        </w:r>
      </w:hyperlink>
      <w:bookmarkEnd w:id="31"/>
    </w:p>
    <w:p>
      <w:pPr>
        <w:pStyle w:val="Bibliography"/>
        <w:rPr/>
      </w:pPr>
      <w:bookmarkStart w:id="32"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2"/>
    </w:p>
    <w:p>
      <w:pPr>
        <w:pStyle w:val="Bibliography"/>
        <w:rPr/>
      </w:pPr>
      <w:bookmarkStart w:id="33"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3"/>
    </w:p>
    <w:p>
      <w:pPr>
        <w:pStyle w:val="Bibliography"/>
        <w:rPr/>
      </w:pPr>
      <w:bookmarkStart w:id="34"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4"/>
    </w:p>
    <w:p>
      <w:pPr>
        <w:pStyle w:val="Bibliography"/>
        <w:rPr/>
      </w:pPr>
      <w:bookmarkStart w:id="35"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5"/>
    </w:p>
    <w:p>
      <w:pPr>
        <w:pStyle w:val="Bibliography"/>
        <w:rPr/>
      </w:pPr>
      <w:bookmarkStart w:id="36"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6"/>
    </w:p>
    <w:p>
      <w:pPr>
        <w:pStyle w:val="Bibliography"/>
        <w:rPr/>
      </w:pPr>
      <w:bookmarkStart w:id="37"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7"/>
    </w:p>
    <w:p>
      <w:pPr>
        <w:pStyle w:val="Bibliography"/>
        <w:rPr>
          <w:ins w:id="223" w:author="Bolívar Aponte Rolón" w:date="2024-08-19T16:13:09Z"/>
        </w:rPr>
      </w:pPr>
      <w:ins w:id="213" w:author="Bolívar Aponte Rolón" w:date="2024-08-19T16:13:09Z">
        <w:bookmarkStart w:id="38" w:name="ref-crous2006"/>
        <w:r>
          <w:rPr/>
          <w:t xml:space="preserve">Crous, P. W., Groenewald, J. Z., Risède, J.-M., Simoneau, P., &amp; Hyde, K. D. (2006). </w:t>
        </w:r>
      </w:ins>
      <w:ins w:id="214" w:author="Bolívar Aponte Rolón" w:date="2024-08-19T16:13:09Z">
        <w:r>
          <w:rPr>
            <w:i/>
            <w:iCs/>
          </w:rPr>
          <w:t>Calonectria</w:t>
        </w:r>
      </w:ins>
      <w:ins w:id="215" w:author="Bolívar Aponte Rolón" w:date="2024-08-19T16:13:09Z">
        <w:r>
          <w:rPr/>
          <w:t xml:space="preserve"> species and their </w:t>
        </w:r>
      </w:ins>
      <w:ins w:id="216" w:author="Bolívar Aponte Rolón" w:date="2024-08-19T16:13:09Z">
        <w:r>
          <w:rPr>
            <w:i/>
            <w:iCs/>
          </w:rPr>
          <w:t>Cylindrocladium</w:t>
        </w:r>
      </w:ins>
      <w:ins w:id="217" w:author="Bolívar Aponte Rolón" w:date="2024-08-19T16:13:09Z">
        <w:r>
          <w:rPr/>
          <w:t xml:space="preserve"> anamorphs: species with clavate vesicles. </w:t>
        </w:r>
      </w:ins>
      <w:ins w:id="218" w:author="Bolívar Aponte Rolón" w:date="2024-08-19T16:13:09Z">
        <w:r>
          <w:rPr>
            <w:i/>
            <w:iCs/>
          </w:rPr>
          <w:t>Studies in Mycology</w:t>
        </w:r>
      </w:ins>
      <w:ins w:id="219" w:author="Bolívar Aponte Rolón" w:date="2024-08-19T16:13:09Z">
        <w:r>
          <w:rPr/>
          <w:t xml:space="preserve">, </w:t>
        </w:r>
      </w:ins>
      <w:ins w:id="220" w:author="Bolívar Aponte Rolón" w:date="2024-08-19T16:13:09Z">
        <w:r>
          <w:rPr>
            <w:i/>
            <w:iCs/>
          </w:rPr>
          <w:t>55</w:t>
        </w:r>
      </w:ins>
      <w:ins w:id="221" w:author="Bolívar Aponte Rolón" w:date="2024-08-19T16:13:09Z">
        <w:r>
          <w:rPr/>
          <w:t xml:space="preserve">, 213–226. </w:t>
        </w:r>
      </w:ins>
      <w:hyperlink r:id="rId17">
        <w:ins w:id="222" w:author="Bolívar Aponte Rolón" w:date="2024-08-19T16:13:09Z">
          <w:r>
            <w:rPr>
              <w:rStyle w:val="Hyperlink"/>
            </w:rPr>
            <w:t>https://doi.org/10.3114/sim.55.1.213</w:t>
          </w:r>
        </w:ins>
      </w:hyperlink>
      <w:bookmarkEnd w:id="38"/>
    </w:p>
    <w:p>
      <w:pPr>
        <w:pStyle w:val="Bibliography"/>
        <w:rPr/>
      </w:pPr>
      <w:bookmarkStart w:id="39"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39"/>
    </w:p>
    <w:p>
      <w:pPr>
        <w:pStyle w:val="Bibliography"/>
        <w:rPr/>
      </w:pPr>
      <w:bookmarkStart w:id="40"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0"/>
    </w:p>
    <w:p>
      <w:pPr>
        <w:pStyle w:val="Bibliography"/>
        <w:rPr/>
      </w:pPr>
      <w:bookmarkStart w:id="41"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1"/>
    </w:p>
    <w:p>
      <w:pPr>
        <w:pStyle w:val="Bibliography"/>
        <w:rPr/>
      </w:pPr>
      <w:bookmarkStart w:id="42"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1">
        <w:r>
          <w:rPr>
            <w:rStyle w:val="Hyperlink"/>
          </w:rPr>
          <w:t>https://doi.org/10.1111/nph.12140</w:t>
        </w:r>
      </w:hyperlink>
      <w:bookmarkEnd w:id="42"/>
    </w:p>
    <w:p>
      <w:pPr>
        <w:pStyle w:val="Bibliography"/>
        <w:rPr/>
      </w:pPr>
      <w:bookmarkStart w:id="43"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2">
        <w:r>
          <w:rPr>
            <w:rStyle w:val="Hyperlink"/>
          </w:rPr>
          <w:t>https://doi.org/10.1111/j.1469-8137.2005.01333.x</w:t>
        </w:r>
      </w:hyperlink>
      <w:bookmarkEnd w:id="43"/>
    </w:p>
    <w:p>
      <w:pPr>
        <w:pStyle w:val="Bibliography"/>
        <w:rPr/>
      </w:pPr>
      <w:bookmarkStart w:id="44" w:name="ref-fox2019"/>
      <w:r>
        <w:rPr/>
        <w:t xml:space="preserve">Fox, J., &amp; Weisberg, S. (2019). </w:t>
      </w:r>
      <w:r>
        <w:rPr>
          <w:i/>
          <w:iCs/>
        </w:rPr>
        <w:t>An R companion to applied regression</w:t>
      </w:r>
      <w:r>
        <w:rPr/>
        <w:t xml:space="preserve"> (3rd ed.). Sage. </w:t>
      </w:r>
      <w:hyperlink r:id="rId23">
        <w:r>
          <w:rPr>
            <w:rStyle w:val="Hyperlink"/>
          </w:rPr>
          <w:t>https://socialsciences.mcmaster.ca/jfox/Books/Companion/</w:t>
        </w:r>
      </w:hyperlink>
      <w:bookmarkEnd w:id="44"/>
    </w:p>
    <w:p>
      <w:pPr>
        <w:pStyle w:val="Bibliography"/>
        <w:rPr/>
      </w:pPr>
      <w:bookmarkStart w:id="45"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45"/>
    </w:p>
    <w:p>
      <w:pPr>
        <w:pStyle w:val="Bibliography"/>
        <w:rPr/>
      </w:pPr>
      <w:bookmarkStart w:id="46"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46"/>
    </w:p>
    <w:p>
      <w:pPr>
        <w:pStyle w:val="Bibliography"/>
        <w:rPr/>
      </w:pPr>
      <w:bookmarkStart w:id="47"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6">
        <w:r>
          <w:rPr>
            <w:rStyle w:val="Hyperlink"/>
          </w:rPr>
          <w:t>https://doi.org/10.1093/aobpla/plw050</w:t>
        </w:r>
      </w:hyperlink>
      <w:bookmarkEnd w:id="47"/>
    </w:p>
    <w:p>
      <w:pPr>
        <w:pStyle w:val="Bibliography"/>
        <w:rPr/>
      </w:pPr>
      <w:bookmarkStart w:id="48"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7">
        <w:r>
          <w:rPr>
            <w:rStyle w:val="Hyperlink"/>
          </w:rPr>
          <w:t>https://doi.org/10.3390/genes9060309</w:t>
        </w:r>
      </w:hyperlink>
      <w:bookmarkEnd w:id="48"/>
    </w:p>
    <w:p>
      <w:pPr>
        <w:pStyle w:val="Bibliography"/>
        <w:rPr/>
      </w:pPr>
      <w:bookmarkStart w:id="49"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8">
        <w:r>
          <w:rPr>
            <w:rStyle w:val="Hyperlink"/>
          </w:rPr>
          <w:t>https://doi.org/10.1016/j.ppees.2007.01.001</w:t>
        </w:r>
      </w:hyperlink>
      <w:bookmarkEnd w:id="49"/>
    </w:p>
    <w:p>
      <w:pPr>
        <w:pStyle w:val="Bibliography"/>
        <w:rPr/>
      </w:pPr>
      <w:bookmarkStart w:id="50"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9">
        <w:r>
          <w:rPr>
            <w:rStyle w:val="Hyperlink"/>
          </w:rPr>
          <w:t>https://doi.org/10.1016/j.funeco.2013.12.005</w:t>
        </w:r>
      </w:hyperlink>
      <w:bookmarkEnd w:id="50"/>
    </w:p>
    <w:p>
      <w:pPr>
        <w:pStyle w:val="Bibliography"/>
        <w:rPr/>
      </w:pPr>
      <w:bookmarkStart w:id="51"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0">
        <w:r>
          <w:rPr>
            <w:rStyle w:val="Hyperlink"/>
          </w:rPr>
          <w:t>https://doi.org/10.1086/651300</w:t>
        </w:r>
      </w:hyperlink>
      <w:bookmarkEnd w:id="51"/>
    </w:p>
    <w:p>
      <w:pPr>
        <w:pStyle w:val="Bibliography"/>
        <w:rPr/>
      </w:pPr>
      <w:bookmarkStart w:id="52" w:name="ref-kassambara2023a"/>
      <w:r>
        <w:rPr/>
        <w:t xml:space="preserve">Kassambara, A. (2023a). </w:t>
      </w:r>
      <w:r>
        <w:rPr>
          <w:i/>
          <w:iCs/>
        </w:rPr>
        <w:t>Ggpubr: ’ggplot2’ Based Publication Ready Plots</w:t>
      </w:r>
      <w:r>
        <w:rPr/>
        <w:t xml:space="preserve"> (R package version 0.6.0) [Computer software]. </w:t>
      </w:r>
      <w:hyperlink r:id="rId31">
        <w:r>
          <w:rPr>
            <w:rStyle w:val="Hyperlink"/>
          </w:rPr>
          <w:t>https://rpkgs.datanovia.com/ggpubr/</w:t>
        </w:r>
      </w:hyperlink>
      <w:bookmarkEnd w:id="52"/>
    </w:p>
    <w:p>
      <w:pPr>
        <w:pStyle w:val="Bibliography"/>
        <w:rPr/>
      </w:pPr>
      <w:bookmarkStart w:id="53" w:name="ref-kassambara2023"/>
      <w:r>
        <w:rPr/>
        <w:t xml:space="preserve">Kassambara, A. (2023b). </w:t>
      </w:r>
      <w:r>
        <w:rPr>
          <w:i/>
          <w:iCs/>
        </w:rPr>
        <w:t>Rstatix: Pipe-Friendly Framework for Basic Statistical Tests</w:t>
      </w:r>
      <w:r>
        <w:rPr/>
        <w:t xml:space="preserve"> (R package version 0.7.2) [Computer software]. </w:t>
      </w:r>
      <w:hyperlink r:id="rId32">
        <w:r>
          <w:rPr>
            <w:rStyle w:val="Hyperlink"/>
          </w:rPr>
          <w:t>https://rpkgs.datanovia.com/rstatix/</w:t>
        </w:r>
      </w:hyperlink>
      <w:bookmarkEnd w:id="53"/>
    </w:p>
    <w:p>
      <w:pPr>
        <w:pStyle w:val="Bibliography"/>
        <w:rPr/>
      </w:pPr>
      <w:bookmarkStart w:id="54"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3">
        <w:r>
          <w:rPr>
            <w:rStyle w:val="Hyperlink"/>
          </w:rPr>
          <w:t>https://doi.org/10.1093/aob/mct036</w:t>
        </w:r>
      </w:hyperlink>
      <w:bookmarkEnd w:id="54"/>
    </w:p>
    <w:p>
      <w:pPr>
        <w:pStyle w:val="Bibliography"/>
        <w:rPr/>
      </w:pPr>
      <w:bookmarkStart w:id="55"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4">
        <w:r>
          <w:rPr>
            <w:rStyle w:val="Hyperlink"/>
          </w:rPr>
          <w:t>https://doi.org/10.1111/j.1469-8137.2012.04203.x</w:t>
        </w:r>
      </w:hyperlink>
      <w:bookmarkEnd w:id="55"/>
    </w:p>
    <w:p>
      <w:pPr>
        <w:pStyle w:val="Bibliography"/>
        <w:rPr/>
      </w:pPr>
      <w:bookmarkStart w:id="56"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5">
        <w:r>
          <w:rPr>
            <w:rStyle w:val="Hyperlink"/>
          </w:rPr>
          <w:t>https://doi.org/10.1098/rstb.2011.0248</w:t>
        </w:r>
      </w:hyperlink>
      <w:bookmarkEnd w:id="56"/>
    </w:p>
    <w:p>
      <w:pPr>
        <w:pStyle w:val="Bibliography"/>
        <w:rPr/>
      </w:pPr>
      <w:bookmarkStart w:id="57"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6">
        <w:r>
          <w:rPr>
            <w:rStyle w:val="Hyperlink"/>
          </w:rPr>
          <w:t>https://doi.org/10.1890/0012-9615(1999)069[0001:DBRATM]2.0.CO;2</w:t>
        </w:r>
      </w:hyperlink>
      <w:bookmarkEnd w:id="57"/>
    </w:p>
    <w:p>
      <w:pPr>
        <w:pStyle w:val="Bibliography"/>
        <w:rPr/>
      </w:pPr>
      <w:bookmarkStart w:id="58" w:name="ref-legendre2012"/>
      <w:r>
        <w:rPr/>
        <w:t xml:space="preserve">Legendre, P., &amp; Legendre, L. (2012). </w:t>
      </w:r>
      <w:r>
        <w:rPr>
          <w:i/>
          <w:iCs/>
        </w:rPr>
        <w:t>Numerical ecology</w:t>
      </w:r>
      <w:r>
        <w:rPr/>
        <w:t xml:space="preserve"> (3d English edition). Elsevier.</w:t>
      </w:r>
      <w:bookmarkEnd w:id="58"/>
    </w:p>
    <w:p>
      <w:pPr>
        <w:pStyle w:val="Bibliography"/>
        <w:rPr/>
      </w:pPr>
      <w:bookmarkStart w:id="59"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7">
        <w:r>
          <w:rPr>
            <w:rStyle w:val="Hyperlink"/>
          </w:rPr>
          <w:t>https://doi.org/10.1111/j.2041-210X.2010.00078.x</w:t>
        </w:r>
      </w:hyperlink>
      <w:bookmarkEnd w:id="59"/>
    </w:p>
    <w:p>
      <w:pPr>
        <w:pStyle w:val="Bibliography"/>
        <w:rPr>
          <w:ins w:id="224" w:author="Bolívar Aponte Rolón" w:date="2024-08-19T16:12:38Z"/>
        </w:rPr>
      </w:pPr>
      <w:bookmarkStart w:id="60"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0"/>
    </w:p>
    <w:p>
      <w:pPr>
        <w:pStyle w:val="Bibliography"/>
        <w:rPr/>
      </w:pPr>
      <w:ins w:id="225" w:author="Bolívar Aponte Rolón" w:date="2024-08-19T16:12:38Z">
        <w:bookmarkStart w:id="61" w:name="ref-li2022"/>
        <w:r>
          <w:rPr/>
          <w:t xml:space="preserve">Li, J., Wingfield, M. J., Barnes, I., &amp; Chen, S. (2022). </w:t>
        </w:r>
      </w:ins>
      <w:ins w:id="226" w:author="Bolívar Aponte Rolón" w:date="2024-08-19T16:12:38Z">
        <w:r>
          <w:rPr>
            <w:i/>
            <w:iCs/>
          </w:rPr>
          <w:t>Calonectria</w:t>
        </w:r>
      </w:ins>
      <w:ins w:id="227" w:author="Bolívar Aponte Rolón" w:date="2024-08-19T16:12:38Z">
        <w:r>
          <w:rPr/>
          <w:t xml:space="preserve"> in the age of genes and genomes: Towards understanding an important but relatively unknown group of pathogens. </w:t>
        </w:r>
      </w:ins>
      <w:ins w:id="228" w:author="Bolívar Aponte Rolón" w:date="2024-08-19T16:12:38Z">
        <w:r>
          <w:rPr>
            <w:i/>
            <w:iCs/>
          </w:rPr>
          <w:t>Molecular Plant Pathology</w:t>
        </w:r>
      </w:ins>
      <w:ins w:id="229" w:author="Bolívar Aponte Rolón" w:date="2024-08-19T16:12:38Z">
        <w:r>
          <w:rPr/>
          <w:t xml:space="preserve">, </w:t>
        </w:r>
      </w:ins>
      <w:ins w:id="230" w:author="Bolívar Aponte Rolón" w:date="2024-08-19T16:12:38Z">
        <w:r>
          <w:rPr>
            <w:i/>
            <w:iCs/>
          </w:rPr>
          <w:t>23</w:t>
        </w:r>
      </w:ins>
      <w:ins w:id="231" w:author="Bolívar Aponte Rolón" w:date="2024-08-19T16:12:38Z">
        <w:r>
          <w:rPr/>
          <w:t xml:space="preserve">(7), 1060–1072. </w:t>
        </w:r>
      </w:ins>
      <w:hyperlink r:id="rId38">
        <w:ins w:id="232" w:author="Bolívar Aponte Rolón" w:date="2024-08-19T16:12:38Z">
          <w:r>
            <w:rPr>
              <w:rStyle w:val="Hyperlink"/>
            </w:rPr>
            <w:t>https://doi.org/10.1111/mpp.13209</w:t>
          </w:r>
        </w:ins>
      </w:hyperlink>
      <w:bookmarkEnd w:id="61"/>
    </w:p>
    <w:p>
      <w:pPr>
        <w:pStyle w:val="Bibliography"/>
        <w:rPr/>
      </w:pPr>
      <w:bookmarkStart w:id="62"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39">
        <w:r>
          <w:rPr>
            <w:rStyle w:val="Hyperlink"/>
          </w:rPr>
          <w:t>https://doi.org/10.1007/s00442-014-3177-2</w:t>
        </w:r>
      </w:hyperlink>
      <w:bookmarkEnd w:id="62"/>
    </w:p>
    <w:p>
      <w:pPr>
        <w:pStyle w:val="Bibliography"/>
        <w:rPr/>
      </w:pPr>
      <w:bookmarkStart w:id="63" w:name="ref-mcardle2001"/>
      <w:r>
        <w:rPr/>
        <w:t>McArdle, B. H., &amp; Anderson, M. J. (2001). Fi</w:t>
      </w:r>
      <w:r>
        <w:rPr>
          <w:rFonts w:eastAsia="Cambria" w:cs="" w:cstheme="minorBidi" w:eastAsiaTheme="minorHAnsi"/>
          <w:color w:val="auto"/>
          <w:kern w:val="0"/>
          <w:sz w:val="24"/>
          <w:szCs w:val="24"/>
          <w:lang w:val="en-US" w:eastAsia="en-US" w:bidi="ar-SA"/>
        </w:rPr>
        <w:t>tting</w:t>
      </w:r>
      <w:r>
        <w:rPr/>
        <w:t xml:space="preserve"> </w:t>
      </w:r>
      <w:r>
        <w:rPr>
          <w:rFonts w:eastAsia="Cambria" w:cs="" w:cstheme="minorBidi" w:eastAsiaTheme="minorHAnsi"/>
          <w:color w:val="auto"/>
          <w:kern w:val="0"/>
          <w:sz w:val="24"/>
          <w:szCs w:val="24"/>
          <w:lang w:val="en-US" w:eastAsia="en-US" w:bidi="ar-SA"/>
        </w:rPr>
        <w:t>Multivariate</w:t>
      </w:r>
      <w:r>
        <w:rPr/>
        <w:t xml:space="preserve"> </w:t>
      </w:r>
      <w:r>
        <w:rPr>
          <w:rFonts w:eastAsia="Cambria" w:cs="" w:cstheme="minorBidi" w:eastAsiaTheme="minorHAnsi"/>
          <w:color w:val="auto"/>
          <w:kern w:val="0"/>
          <w:sz w:val="24"/>
          <w:szCs w:val="24"/>
          <w:lang w:val="en-US" w:eastAsia="en-US" w:bidi="ar-SA"/>
        </w:rPr>
        <w:t>Models</w:t>
      </w:r>
      <w:r>
        <w:rPr/>
        <w:t xml:space="preserve"> </w:t>
      </w:r>
      <w:r>
        <w:rPr>
          <w:rFonts w:eastAsia="Cambria" w:cs="" w:cstheme="minorBidi" w:eastAsiaTheme="minorHAnsi"/>
          <w:color w:val="auto"/>
          <w:kern w:val="0"/>
          <w:sz w:val="24"/>
          <w:szCs w:val="24"/>
          <w:lang w:val="en-US" w:eastAsia="en-US" w:bidi="ar-SA"/>
        </w:rPr>
        <w:t>To</w:t>
      </w:r>
      <w:r>
        <w:rPr/>
        <w:t xml:space="preserve"> </w:t>
      </w:r>
      <w:r>
        <w:rPr>
          <w:rFonts w:eastAsia="Cambria" w:cs="" w:cstheme="minorBidi" w:eastAsiaTheme="minorHAnsi"/>
          <w:color w:val="auto"/>
          <w:kern w:val="0"/>
          <w:sz w:val="24"/>
          <w:szCs w:val="24"/>
          <w:lang w:val="en-US" w:eastAsia="en-US" w:bidi="ar-SA"/>
        </w:rPr>
        <w:t>Community</w:t>
      </w:r>
      <w:r>
        <w:rPr/>
        <w:t xml:space="preserve"> </w:t>
      </w:r>
      <w:r>
        <w:rPr>
          <w:rFonts w:eastAsia="Cambria" w:cs="" w:cstheme="minorBidi" w:eastAsiaTheme="minorHAnsi"/>
          <w:color w:val="auto"/>
          <w:kern w:val="0"/>
          <w:sz w:val="24"/>
          <w:szCs w:val="24"/>
          <w:lang w:val="en-US" w:eastAsia="en-US" w:bidi="ar-SA"/>
        </w:rPr>
        <w:t>Data</w:t>
      </w:r>
      <w:r>
        <w:rPr/>
        <w:t xml:space="preserve">: A </w:t>
      </w:r>
      <w:r>
        <w:rPr>
          <w:rFonts w:eastAsia="Cambria" w:cs="" w:cstheme="minorBidi" w:eastAsiaTheme="minorHAnsi"/>
          <w:color w:val="auto"/>
          <w:kern w:val="0"/>
          <w:sz w:val="24"/>
          <w:szCs w:val="24"/>
          <w:lang w:val="en-US" w:eastAsia="en-US" w:bidi="ar-SA"/>
        </w:rPr>
        <w:t>Comment</w:t>
      </w:r>
      <w:r>
        <w:rPr/>
        <w:t xml:space="preserve"> </w:t>
      </w:r>
      <w:r>
        <w:rPr>
          <w:rFonts w:eastAsia="Cambria" w:cs="" w:cstheme="minorBidi" w:eastAsiaTheme="minorHAnsi"/>
          <w:color w:val="auto"/>
          <w:kern w:val="0"/>
          <w:sz w:val="24"/>
          <w:szCs w:val="24"/>
          <w:lang w:val="en-US" w:eastAsia="en-US" w:bidi="ar-SA"/>
        </w:rPr>
        <w:t>On</w:t>
      </w:r>
      <w:r>
        <w:rPr/>
        <w:t xml:space="preserve"> </w:t>
      </w:r>
      <w:r>
        <w:rPr>
          <w:rFonts w:eastAsia="Cambria" w:cs="" w:cstheme="minorBidi" w:eastAsiaTheme="minorHAnsi"/>
          <w:color w:val="auto"/>
          <w:kern w:val="0"/>
          <w:sz w:val="24"/>
          <w:szCs w:val="24"/>
          <w:lang w:val="en-US" w:eastAsia="en-US" w:bidi="ar-SA"/>
        </w:rPr>
        <w:t>Distance</w:t>
      </w:r>
      <w:r>
        <w:rPr/>
        <w:t>-</w:t>
      </w:r>
      <w:r>
        <w:rPr>
          <w:rFonts w:eastAsia="Cambria" w:cs="" w:cstheme="minorBidi" w:eastAsiaTheme="minorHAnsi"/>
          <w:color w:val="auto"/>
          <w:kern w:val="0"/>
          <w:sz w:val="24"/>
          <w:szCs w:val="24"/>
          <w:lang w:val="en-US" w:eastAsia="en-US" w:bidi="ar-SA"/>
        </w:rPr>
        <w:t>Based</w:t>
      </w:r>
      <w:r>
        <w:rPr/>
        <w:t xml:space="preserve"> </w:t>
      </w:r>
      <w:r>
        <w:rPr>
          <w:rFonts w:eastAsia="Cambria" w:cs="" w:cstheme="minorBidi" w:eastAsiaTheme="minorHAnsi"/>
          <w:color w:val="auto"/>
          <w:kern w:val="0"/>
          <w:sz w:val="24"/>
          <w:szCs w:val="24"/>
          <w:lang w:val="en-US" w:eastAsia="en-US" w:bidi="ar-SA"/>
        </w:rPr>
        <w:t>Redundancy</w:t>
      </w:r>
      <w:r>
        <w:rPr/>
        <w:t xml:space="preserve"> </w:t>
      </w:r>
      <w:r>
        <w:rPr>
          <w:rFonts w:eastAsia="Cambria" w:cs="" w:cstheme="minorBidi" w:eastAsiaTheme="minorHAnsi"/>
          <w:color w:val="auto"/>
          <w:kern w:val="0"/>
          <w:sz w:val="24"/>
          <w:szCs w:val="24"/>
          <w:lang w:val="en-US" w:eastAsia="en-US" w:bidi="ar-SA"/>
        </w:rPr>
        <w:t>Analysis</w:t>
      </w:r>
      <w:r>
        <w:rPr/>
        <w:t xml:space="preserve">. </w:t>
      </w:r>
      <w:r>
        <w:rPr>
          <w:i/>
          <w:iCs/>
        </w:rPr>
        <w:t>Ecology</w:t>
      </w:r>
      <w:r>
        <w:rPr/>
        <w:t xml:space="preserve">, </w:t>
      </w:r>
      <w:r>
        <w:rPr>
          <w:i/>
          <w:iCs/>
        </w:rPr>
        <w:t>82</w:t>
      </w:r>
      <w:r>
        <w:rPr/>
        <w:t xml:space="preserve">(1), 290–297. </w:t>
      </w:r>
      <w:hyperlink r:id="rId40">
        <w:r>
          <w:rPr>
            <w:rStyle w:val="Hyperlink"/>
          </w:rPr>
          <w:t>https://doi.org/10.1890/0012-9658(2001)082[0290:FMMTCD]2.0.CO;2</w:t>
        </w:r>
      </w:hyperlink>
      <w:bookmarkEnd w:id="63"/>
    </w:p>
    <w:p>
      <w:pPr>
        <w:pStyle w:val="Bibliography"/>
        <w:rPr/>
      </w:pPr>
      <w:bookmarkStart w:id="64" w:name="ref-mcgill2006"/>
      <w:r>
        <w:rPr/>
        <w:t xml:space="preserve">McGill, B. J., Enquist, B. J., Weiher, E., &amp; Westoby, M. (2006). Rebuilding community ecology from functional traits. </w:t>
      </w:r>
      <w:r>
        <w:rPr>
          <w:i/>
          <w:iCs/>
        </w:rPr>
        <w:t>Trends in Ecology and Evolution</w:t>
      </w:r>
      <w:r>
        <w:rPr/>
        <w:t xml:space="preserve">. </w:t>
      </w:r>
      <w:hyperlink r:id="rId41">
        <w:r>
          <w:rPr>
            <w:rStyle w:val="Hyperlink"/>
          </w:rPr>
          <w:t>https://doi.org/10.1016/j.tree.2006.02.002</w:t>
        </w:r>
      </w:hyperlink>
      <w:bookmarkEnd w:id="64"/>
    </w:p>
    <w:p>
      <w:pPr>
        <w:pStyle w:val="Bibliography"/>
        <w:rPr/>
      </w:pPr>
      <w:bookmarkStart w:id="65"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2">
        <w:r>
          <w:rPr>
            <w:rStyle w:val="Hyperlink"/>
          </w:rPr>
          <w:t>https://doi.org/10.1371/journal.pone.0061217</w:t>
        </w:r>
      </w:hyperlink>
      <w:bookmarkEnd w:id="65"/>
    </w:p>
    <w:p>
      <w:pPr>
        <w:pStyle w:val="Bibliography"/>
        <w:rPr/>
      </w:pPr>
      <w:bookmarkStart w:id="66"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3">
        <w:r>
          <w:rPr>
            <w:rStyle w:val="Hyperlink"/>
          </w:rPr>
          <w:t>https://doi.org/10.3389/fmicb.2014.00479</w:t>
        </w:r>
      </w:hyperlink>
      <w:bookmarkEnd w:id="66"/>
    </w:p>
    <w:p>
      <w:pPr>
        <w:pStyle w:val="Bibliography"/>
        <w:rPr/>
      </w:pPr>
      <w:bookmarkStart w:id="67"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4">
        <w:r>
          <w:rPr>
            <w:rStyle w:val="Hyperlink"/>
          </w:rPr>
          <w:t>https://doi.org/10.1016/j.biocontrol.2008.01.012</w:t>
        </w:r>
      </w:hyperlink>
      <w:bookmarkEnd w:id="67"/>
    </w:p>
    <w:p>
      <w:pPr>
        <w:pStyle w:val="Bibliography"/>
        <w:rPr/>
      </w:pPr>
      <w:bookmarkStart w:id="68"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5">
        <w:r>
          <w:rPr>
            <w:rStyle w:val="Hyperlink"/>
          </w:rPr>
          <w:t>https://doi.org/10.3389/fpls.2023.1169558</w:t>
        </w:r>
      </w:hyperlink>
      <w:bookmarkEnd w:id="68"/>
    </w:p>
    <w:p>
      <w:pPr>
        <w:pStyle w:val="Bibliography"/>
        <w:rPr/>
      </w:pPr>
      <w:bookmarkStart w:id="69"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6">
        <w:r>
          <w:rPr>
            <w:rStyle w:val="Hyperlink"/>
          </w:rPr>
          <w:t>https://doi.org/10.1038/s42003-021-01826-7</w:t>
        </w:r>
      </w:hyperlink>
      <w:bookmarkEnd w:id="69"/>
    </w:p>
    <w:p>
      <w:pPr>
        <w:pStyle w:val="Bibliography"/>
        <w:rPr/>
      </w:pPr>
      <w:bookmarkStart w:id="70"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7">
        <w:r>
          <w:rPr>
            <w:rStyle w:val="Hyperlink"/>
          </w:rPr>
          <w:t>https://github.com/vegandevs/vegan</w:t>
        </w:r>
      </w:hyperlink>
      <w:bookmarkEnd w:id="70"/>
    </w:p>
    <w:p>
      <w:pPr>
        <w:pStyle w:val="Bibliography"/>
        <w:rPr/>
      </w:pPr>
      <w:bookmarkStart w:id="71" w:name="ref-pinheiro2000"/>
      <w:r>
        <w:rPr/>
        <w:t xml:space="preserve">Pinheiro, J. C., &amp; Bates, D. M. (2000). </w:t>
      </w:r>
      <w:r>
        <w:rPr>
          <w:i/>
          <w:iCs/>
        </w:rPr>
        <w:t>Mixed-Effects Models in S and S-PLUS</w:t>
      </w:r>
      <w:r>
        <w:rPr/>
        <w:t xml:space="preserve">. Springer. </w:t>
      </w:r>
      <w:hyperlink r:id="rId48">
        <w:r>
          <w:rPr>
            <w:rStyle w:val="Hyperlink"/>
          </w:rPr>
          <w:t>https://doi.org/10.1007/b98882</w:t>
        </w:r>
      </w:hyperlink>
      <w:bookmarkEnd w:id="71"/>
    </w:p>
    <w:p>
      <w:pPr>
        <w:pStyle w:val="Bibliography"/>
        <w:rPr/>
      </w:pPr>
      <w:bookmarkStart w:id="72" w:name="ref-pinheiro2023"/>
      <w:r>
        <w:rPr/>
        <w:t xml:space="preserve">Pinheiro, J., Bates, D., &amp; R Core Team. (2023). </w:t>
      </w:r>
      <w:r>
        <w:rPr>
          <w:i/>
          <w:iCs/>
        </w:rPr>
        <w:t>Nlme: Linear and nonlinear mixed effects models</w:t>
      </w:r>
      <w:r>
        <w:rPr/>
        <w:t xml:space="preserve"> [Manual]. </w:t>
      </w:r>
      <w:hyperlink r:id="rId49">
        <w:r>
          <w:rPr>
            <w:rStyle w:val="Hyperlink"/>
          </w:rPr>
          <w:t>https://CRAN.R-project.org/package=nlme</w:t>
        </w:r>
      </w:hyperlink>
      <w:bookmarkEnd w:id="72"/>
    </w:p>
    <w:p>
      <w:pPr>
        <w:pStyle w:val="Bibliography"/>
        <w:rPr/>
      </w:pPr>
      <w:bookmarkStart w:id="73" w:name="ref-poorter2006"/>
      <w:r>
        <w:rPr/>
        <w:t xml:space="preserve">Poorter, L., &amp; Bongers, F. (2006). </w:t>
      </w:r>
      <w:r>
        <w:rPr>
          <w:rFonts w:eastAsia="Cambria" w:cs="" w:cstheme="minorBidi" w:eastAsiaTheme="minorHAnsi"/>
          <w:color w:val="auto"/>
          <w:kern w:val="0"/>
          <w:sz w:val="24"/>
          <w:szCs w:val="24"/>
          <w:lang w:val="en-US" w:eastAsia="en-US" w:bidi="ar-SA"/>
        </w:rPr>
        <w:t>Leaf</w:t>
      </w:r>
      <w:r>
        <w:rPr/>
        <w:t xml:space="preserve"> </w:t>
      </w:r>
      <w:r>
        <w:rPr>
          <w:rFonts w:eastAsia="Cambria" w:cs="" w:cstheme="minorBidi" w:eastAsiaTheme="minorHAnsi"/>
          <w:color w:val="auto"/>
          <w:kern w:val="0"/>
          <w:sz w:val="24"/>
          <w:szCs w:val="24"/>
          <w:lang w:val="en-US" w:eastAsia="en-US" w:bidi="ar-SA"/>
        </w:rPr>
        <w:t>Traits</w:t>
      </w:r>
      <w:r>
        <w:rPr/>
        <w:t xml:space="preserve"> </w:t>
      </w:r>
      <w:r>
        <w:rPr>
          <w:rFonts w:eastAsia="Cambria" w:cs="" w:cstheme="minorBidi" w:eastAsiaTheme="minorHAnsi"/>
          <w:color w:val="auto"/>
          <w:kern w:val="0"/>
          <w:sz w:val="24"/>
          <w:szCs w:val="24"/>
          <w:lang w:val="en-US" w:eastAsia="en-US" w:bidi="ar-SA"/>
        </w:rPr>
        <w:t>Are</w:t>
      </w:r>
      <w:r>
        <w:rPr/>
        <w:t xml:space="preserve"> </w:t>
      </w:r>
      <w:r>
        <w:rPr>
          <w:rFonts w:eastAsia="Cambria" w:cs="" w:cstheme="minorBidi" w:eastAsiaTheme="minorHAnsi"/>
          <w:color w:val="auto"/>
          <w:kern w:val="0"/>
          <w:sz w:val="24"/>
          <w:szCs w:val="24"/>
          <w:lang w:val="en-US" w:eastAsia="en-US" w:bidi="ar-SA"/>
        </w:rPr>
        <w:t>Good</w:t>
      </w:r>
      <w:r>
        <w:rPr/>
        <w:t xml:space="preserve"> </w:t>
      </w:r>
      <w:r>
        <w:rPr>
          <w:rFonts w:eastAsia="Cambria" w:cs="" w:cstheme="minorBidi" w:eastAsiaTheme="minorHAnsi"/>
          <w:color w:val="auto"/>
          <w:kern w:val="0"/>
          <w:sz w:val="24"/>
          <w:szCs w:val="24"/>
          <w:lang w:val="en-US" w:eastAsia="en-US" w:bidi="ar-SA"/>
        </w:rPr>
        <w:t>Predictors</w:t>
      </w:r>
      <w:r>
        <w:rPr/>
        <w:t xml:space="preserve"> </w:t>
      </w:r>
      <w:r>
        <w:rPr>
          <w:rFonts w:eastAsia="Cambria" w:cs="" w:cstheme="minorBidi" w:eastAsiaTheme="minorHAnsi"/>
          <w:color w:val="auto"/>
          <w:kern w:val="0"/>
          <w:sz w:val="24"/>
          <w:szCs w:val="24"/>
          <w:lang w:val="en-US" w:eastAsia="en-US" w:bidi="ar-SA"/>
        </w:rPr>
        <w:t>Of</w:t>
      </w:r>
      <w:r>
        <w:rPr/>
        <w:t xml:space="preserve"> </w:t>
      </w:r>
      <w:r>
        <w:rPr>
          <w:rFonts w:eastAsia="Cambria" w:cs="" w:cstheme="minorBidi" w:eastAsiaTheme="minorHAnsi"/>
          <w:color w:val="auto"/>
          <w:kern w:val="0"/>
          <w:sz w:val="24"/>
          <w:szCs w:val="24"/>
          <w:lang w:val="en-US" w:eastAsia="en-US" w:bidi="ar-SA"/>
        </w:rPr>
        <w:t>Plant</w:t>
      </w:r>
      <w:r>
        <w:rPr/>
        <w:t xml:space="preserve"> </w:t>
      </w:r>
      <w:r>
        <w:rPr>
          <w:rFonts w:eastAsia="Cambria" w:cs="" w:cstheme="minorBidi" w:eastAsiaTheme="minorHAnsi"/>
          <w:color w:val="auto"/>
          <w:kern w:val="0"/>
          <w:sz w:val="24"/>
          <w:szCs w:val="24"/>
          <w:lang w:val="en-US" w:eastAsia="en-US" w:bidi="ar-SA"/>
        </w:rPr>
        <w:t>Performance</w:t>
      </w:r>
      <w:r>
        <w:rPr/>
        <w:t xml:space="preserve"> </w:t>
      </w:r>
      <w:r>
        <w:rPr>
          <w:rFonts w:eastAsia="Cambria" w:cs="" w:cstheme="minorBidi" w:eastAsiaTheme="minorHAnsi"/>
          <w:color w:val="auto"/>
          <w:kern w:val="0"/>
          <w:sz w:val="24"/>
          <w:szCs w:val="24"/>
          <w:lang w:val="en-US" w:eastAsia="en-US" w:bidi="ar-SA"/>
        </w:rPr>
        <w:t>Across</w:t>
      </w:r>
      <w:r>
        <w:rPr/>
        <w:t xml:space="preserve"> 53 </w:t>
      </w:r>
      <w:r>
        <w:rPr>
          <w:rFonts w:eastAsia="Cambria" w:cs="" w:cstheme="minorBidi" w:eastAsiaTheme="minorHAnsi"/>
          <w:color w:val="auto"/>
          <w:kern w:val="0"/>
          <w:sz w:val="24"/>
          <w:szCs w:val="24"/>
          <w:lang w:val="en-US" w:eastAsia="en-US" w:bidi="ar-SA"/>
        </w:rPr>
        <w:t>Rain</w:t>
      </w:r>
      <w:r>
        <w:rPr/>
        <w:t xml:space="preserve"> </w:t>
      </w:r>
      <w:r>
        <w:rPr>
          <w:rFonts w:eastAsia="Cambria" w:cs="" w:cstheme="minorBidi" w:eastAsiaTheme="minorHAnsi"/>
          <w:color w:val="auto"/>
          <w:kern w:val="0"/>
          <w:sz w:val="24"/>
          <w:szCs w:val="24"/>
          <w:lang w:val="en-US" w:eastAsia="en-US" w:bidi="ar-SA"/>
        </w:rPr>
        <w:t>Forest</w:t>
      </w:r>
      <w:r>
        <w:rPr/>
        <w:t xml:space="preserve"> </w:t>
      </w:r>
      <w:r>
        <w:rPr>
          <w:rFonts w:eastAsia="Cambria" w:cs="" w:cstheme="minorBidi" w:eastAsiaTheme="minorHAnsi"/>
          <w:color w:val="auto"/>
          <w:kern w:val="0"/>
          <w:sz w:val="24"/>
          <w:szCs w:val="24"/>
          <w:lang w:val="en-US" w:eastAsia="en-US" w:bidi="ar-SA"/>
        </w:rPr>
        <w:t>Species</w:t>
      </w:r>
      <w:r>
        <w:rPr/>
        <w:t xml:space="preserve">. </w:t>
      </w:r>
      <w:r>
        <w:rPr>
          <w:i/>
          <w:iCs/>
        </w:rPr>
        <w:t>Ecology</w:t>
      </w:r>
      <w:r>
        <w:rPr/>
        <w:t xml:space="preserve">, </w:t>
      </w:r>
      <w:r>
        <w:rPr>
          <w:i/>
          <w:iCs/>
        </w:rPr>
        <w:t>87</w:t>
      </w:r>
      <w:r>
        <w:rPr/>
        <w:t xml:space="preserve">(7), 1733–1743. </w:t>
      </w:r>
      <w:hyperlink r:id="rId50">
        <w:r>
          <w:rPr>
            <w:rStyle w:val="Hyperlink"/>
          </w:rPr>
          <w:t>https://doi.org/10.1890/0012-9658(2006)87[1733:LTAGPO]2.0.CO;2</w:t>
        </w:r>
      </w:hyperlink>
      <w:bookmarkEnd w:id="73"/>
    </w:p>
    <w:p>
      <w:pPr>
        <w:pStyle w:val="Bibliography"/>
        <w:rPr/>
      </w:pPr>
      <w:bookmarkStart w:id="74"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1">
        <w:r>
          <w:rPr>
            <w:rStyle w:val="Hyperlink"/>
          </w:rPr>
          <w:t>https://doi.org/10.1146/annurev-phyto-080508-081831</w:t>
        </w:r>
      </w:hyperlink>
      <w:bookmarkEnd w:id="74"/>
    </w:p>
    <w:p>
      <w:pPr>
        <w:pStyle w:val="Bibliography"/>
        <w:rPr/>
      </w:pPr>
      <w:bookmarkStart w:id="75" w:name="ref-rcoreteam2024"/>
      <w:r>
        <w:rPr/>
        <w:t xml:space="preserve">R Core Team. (2024). </w:t>
      </w:r>
      <w:r>
        <w:rPr>
          <w:i/>
          <w:iCs/>
        </w:rPr>
        <w:t>R: A language and environment for statistical computing</w:t>
      </w:r>
      <w:r>
        <w:rPr/>
        <w:t xml:space="preserve"> [Manual]. R Foundation for Statistical Computing. </w:t>
      </w:r>
      <w:hyperlink r:id="rId52">
        <w:r>
          <w:rPr>
            <w:rStyle w:val="Hyperlink"/>
          </w:rPr>
          <w:t>https://www.R-project.org/</w:t>
        </w:r>
      </w:hyperlink>
      <w:bookmarkEnd w:id="75"/>
    </w:p>
    <w:p>
      <w:pPr>
        <w:pStyle w:val="Bibliography"/>
        <w:rPr/>
      </w:pPr>
      <w:bookmarkStart w:id="76"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3">
        <w:r>
          <w:rPr>
            <w:rStyle w:val="Hyperlink"/>
          </w:rPr>
          <w:t>https://doi.org/10.1098/rsos.160628</w:t>
        </w:r>
      </w:hyperlink>
      <w:bookmarkEnd w:id="76"/>
    </w:p>
    <w:p>
      <w:pPr>
        <w:pStyle w:val="Bibliography"/>
        <w:rPr/>
      </w:pPr>
      <w:bookmarkStart w:id="77"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4">
        <w:r>
          <w:rPr>
            <w:rStyle w:val="Hyperlink"/>
          </w:rPr>
          <w:t>https://doi.org/10.1111/j.1469-8137.2009.02773.x</w:t>
        </w:r>
      </w:hyperlink>
      <w:bookmarkEnd w:id="77"/>
    </w:p>
    <w:p>
      <w:pPr>
        <w:pStyle w:val="Bibliography"/>
        <w:rPr/>
      </w:pPr>
      <w:bookmarkStart w:id="78"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5">
        <w:r>
          <w:rPr>
            <w:rStyle w:val="Hyperlink"/>
          </w:rPr>
          <w:t>https://doi.org/10.7717/peerj.2584</w:t>
        </w:r>
      </w:hyperlink>
      <w:bookmarkEnd w:id="78"/>
    </w:p>
    <w:p>
      <w:pPr>
        <w:pStyle w:val="Bibliography"/>
        <w:rPr>
          <w:ins w:id="241" w:author="Bolívar Aponte Rolón" w:date="2024-08-19T16:13:48Z"/>
        </w:rPr>
      </w:pPr>
      <w:ins w:id="233" w:author="Bolívar Aponte Rolón" w:date="2024-08-19T16:13:48Z">
        <w:bookmarkStart w:id="79" w:name="ref-sanchez-gonzalez2022"/>
        <w:r>
          <w:rPr/>
          <w:t xml:space="preserve">Sanchez-Gonzalez, E. I., Soares, T. D. P. F., Zarpelon, T. G., Zauza, E. A. V., Mafia, R. G., &amp; Ferreira, M. A. (2022). Two new species of </w:t>
        </w:r>
      </w:ins>
      <w:ins w:id="234" w:author="Bolívar Aponte Rolón" w:date="2024-08-19T16:13:48Z">
        <w:r>
          <w:rPr>
            <w:i/>
            <w:iCs/>
          </w:rPr>
          <w:t>Calonectria</w:t>
        </w:r>
      </w:ins>
      <w:ins w:id="235" w:author="Bolívar Aponte Rolón" w:date="2024-08-19T16:13:48Z">
        <w:r>
          <w:rPr/>
          <w:t xml:space="preserve"> (Hypocreales, Nectriaceae) causing Eucalyptus leaf blight in Brazil. </w:t>
        </w:r>
      </w:ins>
      <w:ins w:id="236" w:author="Bolívar Aponte Rolón" w:date="2024-08-19T16:13:48Z">
        <w:r>
          <w:rPr>
            <w:i/>
            <w:iCs/>
          </w:rPr>
          <w:t>MycoKeys</w:t>
        </w:r>
      </w:ins>
      <w:ins w:id="237" w:author="Bolívar Aponte Rolón" w:date="2024-08-19T16:13:48Z">
        <w:r>
          <w:rPr/>
          <w:t xml:space="preserve">, </w:t>
        </w:r>
      </w:ins>
      <w:ins w:id="238" w:author="Bolívar Aponte Rolón" w:date="2024-08-19T16:13:48Z">
        <w:r>
          <w:rPr>
            <w:i/>
            <w:iCs/>
          </w:rPr>
          <w:t>91</w:t>
        </w:r>
      </w:ins>
      <w:ins w:id="239" w:author="Bolívar Aponte Rolón" w:date="2024-08-19T16:13:48Z">
        <w:r>
          <w:rPr/>
          <w:t xml:space="preserve">, 169–197. </w:t>
        </w:r>
      </w:ins>
      <w:hyperlink r:id="rId56">
        <w:ins w:id="240" w:author="Bolívar Aponte Rolón" w:date="2024-08-19T16:13:48Z">
          <w:r>
            <w:rPr>
              <w:rStyle w:val="Hyperlink"/>
            </w:rPr>
            <w:t>https://doi.org/10.3897/mycokeys.91.84896</w:t>
          </w:r>
        </w:ins>
      </w:hyperlink>
      <w:bookmarkEnd w:id="79"/>
    </w:p>
    <w:p>
      <w:pPr>
        <w:pStyle w:val="Bibliography"/>
        <w:rPr/>
      </w:pPr>
      <w:bookmarkStart w:id="80"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7">
        <w:r>
          <w:rPr>
            <w:rStyle w:val="Hyperlink"/>
          </w:rPr>
          <w:t>https://doi.org/10.1073/pnas.1706324114</w:t>
        </w:r>
      </w:hyperlink>
      <w:bookmarkEnd w:id="80"/>
    </w:p>
    <w:p>
      <w:pPr>
        <w:pStyle w:val="Bibliography"/>
        <w:rPr/>
      </w:pPr>
      <w:bookmarkStart w:id="81"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8">
        <w:r>
          <w:rPr>
            <w:rStyle w:val="Hyperlink"/>
          </w:rPr>
          <w:t>https://doi.org/10.1111/j.1752-4571.2010.00141.x</w:t>
        </w:r>
      </w:hyperlink>
      <w:bookmarkEnd w:id="81"/>
    </w:p>
    <w:p>
      <w:pPr>
        <w:pStyle w:val="Bibliography"/>
        <w:rPr/>
      </w:pPr>
      <w:bookmarkStart w:id="82"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59">
        <w:r>
          <w:rPr>
            <w:rStyle w:val="Hyperlink"/>
          </w:rPr>
          <w:t>https://doi.org/10.1038/nmeth.2089</w:t>
        </w:r>
      </w:hyperlink>
      <w:bookmarkEnd w:id="82"/>
    </w:p>
    <w:p>
      <w:pPr>
        <w:pStyle w:val="Bibliography"/>
        <w:rPr/>
      </w:pPr>
      <w:bookmarkStart w:id="83"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0">
        <w:r>
          <w:rPr>
            <w:rStyle w:val="Hyperlink"/>
          </w:rPr>
          <w:t>https://doi.org/10.1086/367580</w:t>
        </w:r>
      </w:hyperlink>
      <w:bookmarkEnd w:id="83"/>
    </w:p>
    <w:p>
      <w:pPr>
        <w:pStyle w:val="Bibliography"/>
        <w:rPr/>
      </w:pPr>
      <w:bookmarkStart w:id="84"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1">
        <w:r>
          <w:rPr>
            <w:rStyle w:val="Hyperlink"/>
          </w:rPr>
          <w:t>https://doi.org/lutzoni</w:t>
        </w:r>
      </w:hyperlink>
      <w:bookmarkEnd w:id="84"/>
    </w:p>
    <w:p>
      <w:pPr>
        <w:pStyle w:val="Bibliography"/>
        <w:rPr/>
      </w:pPr>
      <w:bookmarkStart w:id="85"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2">
        <w:r>
          <w:rPr>
            <w:rStyle w:val="Hyperlink"/>
          </w:rPr>
          <w:t>https://doi.org/10.1111/btp.12303</w:t>
        </w:r>
      </w:hyperlink>
      <w:bookmarkEnd w:id="85"/>
    </w:p>
    <w:p>
      <w:pPr>
        <w:pStyle w:val="Bibliography"/>
        <w:rPr/>
      </w:pPr>
      <w:bookmarkStart w:id="86" w:name="ref-teoh2016"/>
      <w:r>
        <w:rPr/>
        <w:t xml:space="preserve">Teoh, E. S. (2016). Secondary Metabolites of Plants. In E. S. Teoh, </w:t>
      </w:r>
      <w:r>
        <w:rPr>
          <w:i/>
          <w:iCs/>
        </w:rPr>
        <w:t>Medicinal Orchids of Asia</w:t>
      </w:r>
      <w:r>
        <w:rPr/>
        <w:t xml:space="preserve"> (pp. 59–73). Springer International Publishing. </w:t>
      </w:r>
      <w:hyperlink r:id="rId63">
        <w:r>
          <w:rPr>
            <w:rStyle w:val="Hyperlink"/>
          </w:rPr>
          <w:t>https://doi.org/10.1007/978-3-319-24274-3_5</w:t>
        </w:r>
      </w:hyperlink>
      <w:bookmarkEnd w:id="86"/>
    </w:p>
    <w:p>
      <w:pPr>
        <w:pStyle w:val="Bibliography"/>
        <w:rPr/>
      </w:pPr>
      <w:bookmarkStart w:id="87" w:name="ref-uren2017"/>
      <w:r>
        <w:rPr/>
        <w:t xml:space="preserve">U’Ren, J. M., &amp; Arnold, A. E. (2017). 96 well DNA Extraction Protocol for Plant and Lichen Tissue Stored in CTAB. </w:t>
      </w:r>
      <w:r>
        <w:rPr>
          <w:i/>
          <w:iCs/>
        </w:rPr>
        <w:t>Protocols.io</w:t>
      </w:r>
      <w:r>
        <w:rPr/>
        <w:t xml:space="preserve">, 1–5. </w:t>
      </w:r>
      <w:hyperlink r:id="rId64">
        <w:r>
          <w:rPr>
            <w:rStyle w:val="Hyperlink"/>
          </w:rPr>
          <w:t>https://doi.org/dx.doi.org/10.17504/protocols.io.fscbnaw</w:t>
        </w:r>
      </w:hyperlink>
      <w:bookmarkEnd w:id="87"/>
    </w:p>
    <w:p>
      <w:pPr>
        <w:pStyle w:val="Bibliography"/>
        <w:rPr/>
      </w:pPr>
      <w:bookmarkStart w:id="88"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5">
        <w:r>
          <w:rPr>
            <w:rStyle w:val="Hyperlink"/>
          </w:rPr>
          <w:t>https://doi.org/10.1038/s41559-019-0975-2</w:t>
        </w:r>
      </w:hyperlink>
      <w:bookmarkEnd w:id="88"/>
    </w:p>
    <w:p>
      <w:pPr>
        <w:pStyle w:val="Bibliography"/>
        <w:rPr/>
      </w:pPr>
      <w:bookmarkStart w:id="89"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6">
        <w:r>
          <w:rPr>
            <w:rStyle w:val="Hyperlink"/>
          </w:rPr>
          <w:t>https://doi.org/10.1186/s40168-017-0237-y</w:t>
        </w:r>
      </w:hyperlink>
      <w:bookmarkEnd w:id="89"/>
    </w:p>
    <w:p>
      <w:pPr>
        <w:pStyle w:val="Bibliography"/>
        <w:rPr/>
      </w:pPr>
      <w:bookmarkStart w:id="90"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7">
        <w:r>
          <w:rPr>
            <w:rStyle w:val="Hyperlink"/>
          </w:rPr>
          <w:t>https://doi.org/10.1111/j.1469-8137.2005.01349.x</w:t>
        </w:r>
      </w:hyperlink>
      <w:bookmarkEnd w:id="90"/>
    </w:p>
    <w:p>
      <w:pPr>
        <w:pStyle w:val="Bibliography"/>
        <w:rPr/>
      </w:pPr>
      <w:bookmarkStart w:id="91"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8">
        <w:r>
          <w:rPr>
            <w:rStyle w:val="Hyperlink"/>
          </w:rPr>
          <w:t>https://doi.org/10.1038/nature02403</w:t>
        </w:r>
      </w:hyperlink>
      <w:bookmarkEnd w:id="20"/>
      <w:bookmarkEnd w:id="21"/>
      <w:bookmarkEnd w:id="91"/>
    </w:p>
    <w:p>
      <w:pPr>
        <w:pStyle w:val="Heading1"/>
        <w:spacing w:before="480" w:after="0"/>
        <w:rPr/>
      </w:pPr>
      <w:bookmarkStart w:id="92" w:name="figures"/>
      <w:r>
        <w:rPr/>
        <w:t>13. Figures</w:t>
      </w:r>
    </w:p>
    <w:p>
      <w:pPr>
        <w:pStyle w:val="Heading2"/>
        <w:rPr/>
      </w:pPr>
      <w:bookmarkStart w:id="93"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69"/>
                    <a:stretch>
                      <a:fillRect/>
                    </a:stretch>
                  </pic:blipFill>
                  <pic:spPr bwMode="auto">
                    <a:xfrm>
                      <a:off x="0" y="0"/>
                      <a:ext cx="5943600" cy="477964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del w:id="242" w:author="Bolívar Aponte Rolón" w:date="2024-08-19T15:47:42Z">
        <w:r>
          <w:rPr>
            <w:i/>
            <w:iCs/>
          </w:rPr>
          <w:delText>E-</w:delText>
        </w:r>
      </w:del>
      <w:ins w:id="243" w:author="Bolívar Aponte Rolón" w:date="2024-08-19T15:47:42Z">
        <w:r>
          <w:rPr>
            <w:rFonts w:eastAsia="Cambria" w:cs="" w:cstheme="minorBidi" w:eastAsiaTheme="minorHAnsi"/>
            <w:i/>
            <w:iCs/>
            <w:color w:val="auto"/>
            <w:kern w:val="0"/>
            <w:sz w:val="24"/>
            <w:szCs w:val="24"/>
            <w:lang w:val="en-US" w:eastAsia="en-US" w:bidi="ar-SA"/>
          </w:rPr>
          <w:t>E-low</w:t>
        </w:r>
      </w:ins>
      <w:r>
        <w:rPr/>
        <w:t>) treatment and yellow filled represent high endophyte (</w:t>
      </w:r>
      <w:del w:id="244" w:author="Bolívar Aponte Rolón" w:date="2024-08-19T15:48:14Z">
        <w:r>
          <w:rPr>
            <w:i/>
            <w:iCs/>
          </w:rPr>
          <w:delText>E+</w:delText>
        </w:r>
      </w:del>
      <w:ins w:id="24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Relative abundance is the percentage of endophyte colonization within individuals of the same species. </w:t>
      </w:r>
      <w:bookmarkEnd w:id="93"/>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4" w:name="figure-2"/>
      <w:r>
        <w:rPr/>
        <w:t>13.2 Figure 2</w:t>
      </w:r>
    </w:p>
    <w:p>
      <w:pPr>
        <w:pStyle w:val="CaptionedFigure"/>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0"/>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del w:id="246" w:author="Bolívar Aponte Rolón" w:date="2024-08-19T15:47:42Z">
        <w:r>
          <w:rPr>
            <w:i/>
            <w:iCs/>
          </w:rPr>
          <w:delText>E-</w:delText>
        </w:r>
      </w:del>
      <w:ins w:id="247"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48" w:author="Bolívar Aponte Rolón" w:date="2024-08-19T15:48:14Z">
        <w:r>
          <w:rPr>
            <w:i/>
            <w:iCs/>
          </w:rPr>
          <w:delText>E+</w:delText>
        </w:r>
      </w:del>
      <w:ins w:id="249" w:author="Bolívar Aponte Rolón" w:date="2024-08-19T15:48:14Z">
        <w:r>
          <w:rPr>
            <w:rFonts w:eastAsia="Cambria" w:cs="" w:cstheme="minorBidi" w:eastAsiaTheme="minorHAnsi"/>
            <w:i/>
            <w:iCs/>
            <w:color w:val="auto"/>
            <w:kern w:val="0"/>
            <w:sz w:val="24"/>
            <w:szCs w:val="24"/>
            <w:lang w:val="en-US" w:eastAsia="en-US" w:bidi="ar-SA"/>
          </w:rPr>
          <w:t>E-high</w:t>
        </w:r>
      </w:ins>
      <w:r>
        <w:rPr/>
        <w:t>) and tree species. a) Comparison of herbivory (%) means between treatment groups across individuals of all species. outlined box plots represent low FEF group (</w:t>
      </w:r>
      <w:del w:id="250" w:author="Bolívar Aponte Rolón" w:date="2024-08-19T15:47:42Z">
        <w:r>
          <w:rPr>
            <w:i/>
            <w:iCs/>
          </w:rPr>
          <w:delText>E-</w:delText>
        </w:r>
      </w:del>
      <w:ins w:id="251" w:author="Bolívar Aponte Rolón" w:date="2024-08-19T15:47:42Z">
        <w:r>
          <w:rPr>
            <w:rFonts w:eastAsia="Cambria" w:cs="" w:cstheme="minorBidi" w:eastAsiaTheme="minorHAnsi"/>
            <w:i/>
            <w:iCs/>
            <w:color w:val="auto"/>
            <w:kern w:val="0"/>
            <w:sz w:val="24"/>
            <w:szCs w:val="24"/>
            <w:lang w:val="en-US" w:eastAsia="en-US" w:bidi="ar-SA"/>
          </w:rPr>
          <w:t>E-low</w:t>
        </w:r>
      </w:ins>
      <w:r>
        <w:rPr/>
        <w:t>) and yellow outlined box plots represent high FEF group (</w:t>
      </w:r>
      <w:del w:id="252" w:author="Bolívar Aponte Rolón" w:date="2024-08-19T15:48:14Z">
        <w:r>
          <w:rPr>
            <w:i/>
            <w:iCs/>
          </w:rPr>
          <w:delText>E+</w:delText>
        </w:r>
      </w:del>
      <w:ins w:id="25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w:t>
      </w:r>
      <w:bookmarkEnd w:id="94"/>
      <w:r>
        <w:rPr/>
        <w:t xml:space="preserve">Significance levels are represented by </w:t>
      </w:r>
      <w:r>
        <w:rPr>
          <w:i/>
          <w:iCs/>
        </w:rPr>
        <w:t>ns</w:t>
      </w:r>
      <w:r>
        <w:rPr/>
        <w:t xml:space="preserve"> (not significant) and asterisks [</w:t>
      </w:r>
      <w:r>
        <w:rPr>
          <w:i/>
          <w:iCs/>
        </w:rPr>
        <w:t>p</w:t>
      </w:r>
      <w:r>
        <w:rPr/>
        <w:t xml:space="preserve"> &lt;  .05 (*), </w:t>
      </w:r>
      <w:r>
        <w:rPr>
          <w:i/>
          <w:iCs/>
        </w:rPr>
        <w:t>p</w:t>
      </w:r>
      <w:r>
        <w:rPr/>
        <w:t xml:space="preserve"> &lt; 0.01 </w:t>
      </w:r>
      <w:r>
        <w:rPr>
          <w:i w:val="false"/>
          <w:iCs w:val="false"/>
        </w:rPr>
        <w:t>(**),</w:t>
      </w:r>
      <w:r>
        <w:rPr/>
        <w:t xml:space="preserve"> p &lt;  .001 (***)</w:t>
      </w:r>
      <w:r>
        <w:rPr>
          <w:i/>
          <w:iCs/>
        </w:rPr>
        <w:t xml:space="preserve">, p =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5"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FEF community composition was associated with leaf functional traits from the leaf economic spectrum (genomic data set). </w:t>
      </w:r>
      <w:ins w:id="254" w:author="Bolívar Aponte Rolón" w:date="2024-08-19T15:49:40Z">
        <w:r>
          <w:rPr/>
          <w:t>V</w:t>
        </w:r>
      </w:ins>
      <w:del w:id="255" w:author="Bolívar Aponte Rolón" w:date="2024-08-19T15:49:39Z">
        <w:r>
          <w:rPr/>
          <w:delText>v</w:delText>
        </w:r>
      </w:del>
      <w:r>
        <w:rPr/>
        <w:t>ariation in FEF community composition within and between host species (</w:t>
      </w:r>
      <w:r>
        <w:rPr>
          <w:i/>
          <w:iCs/>
        </w:rPr>
        <w:t>n</w:t>
      </w:r>
      <w:r>
        <w:rPr/>
        <w:t xml:space="preserve"> = 7) and treatment groups (</w:t>
      </w:r>
      <w:del w:id="256" w:author="Bolívar Aponte Rolón" w:date="2024-08-19T15:47:42Z">
        <w:r>
          <w:rPr>
            <w:i/>
            <w:iCs/>
          </w:rPr>
          <w:delText>E</w:delText>
        </w:r>
      </w:del>
      <w:del w:id="257" w:author="Bolívar Aponte Rolón" w:date="2024-08-19T15:47:42Z">
        <w:r>
          <w:rPr/>
          <w:delText>-</w:delText>
        </w:r>
      </w:del>
      <w:ins w:id="25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t>
      </w:r>
      <w:del w:id="259" w:author="Bolívar Aponte Rolón" w:date="2024-08-19T15:48:14Z">
        <w:r>
          <w:rPr>
            <w:i/>
            <w:iCs/>
          </w:rPr>
          <w:delText>E</w:delText>
        </w:r>
      </w:del>
      <w:del w:id="260" w:author="Bolívar Aponte Rolón" w:date="2024-08-19T15:48:14Z">
        <w:r>
          <w:rPr/>
          <w:delText>+</w:delText>
        </w:r>
      </w:del>
      <w:ins w:id="261" w:author="Bolívar Aponte Rolón" w:date="2024-08-19T15:48:14Z">
        <w:r>
          <w:rPr>
            <w:rFonts w:eastAsia="Cambria" w:cs="" w:cstheme="minorBidi" w:eastAsiaTheme="minorHAnsi"/>
            <w:i/>
            <w:iCs/>
            <w:color w:val="auto"/>
            <w:kern w:val="0"/>
            <w:sz w:val="24"/>
            <w:szCs w:val="24"/>
            <w:lang w:val="en-US" w:eastAsia="en-US" w:bidi="ar-SA"/>
          </w:rPr>
          <w:t>E-high</w:t>
        </w:r>
      </w:ins>
      <w:r>
        <w:rPr/>
        <w:t>) from distan</w:t>
      </w:r>
      <w:del w:id="262" w:author="Bolívar Aponte Rolón" w:date="2024-08-19T15:49:31Z">
        <w:r>
          <w:rPr/>
          <w:delText>m</w:delText>
        </w:r>
      </w:del>
      <w:r>
        <w:rPr/>
        <w:t>ce-based redundancy analyses (dbRDA). Solid arrows represent statistically si</w:t>
      </w:r>
      <w:del w:id="263" w:author="Bolívar Aponte Rolón" w:date="2024-08-19T15:49:27Z">
        <w:r>
          <w:rPr/>
          <w:delText>s</w:delText>
        </w:r>
      </w:del>
      <w:r>
        <w:rPr/>
        <w:t>gnificant associations (</w:t>
      </w:r>
      <w:r>
        <w:rPr>
          <w:i/>
          <w:iCs/>
        </w:rPr>
        <w:t>p</w:t>
      </w:r>
      <w:r>
        <w:rPr/>
        <w:t xml:space="preserve"> &lt; .0</w:t>
      </w:r>
      <w:ins w:id="264" w:author="Bolívar Aponte Rolón" w:date="2024-08-19T15:53:09Z">
        <w:r>
          <w:rPr/>
          <w:t>1</w:t>
        </w:r>
      </w:ins>
      <w:del w:id="265" w:author="Bolívar Aponte Rolón" w:date="2024-08-19T15:53:08Z">
        <w:r>
          <w:rPr/>
          <w:delText>5</w:delText>
        </w:r>
      </w:del>
      <w:r>
        <w:rPr/>
        <w:t>). Each point represent a FEF community samples from one host tree species per treatment group; colors represent host tree species. Circles and filled triangles represent low (</w:t>
      </w:r>
      <w:del w:id="266" w:author="Bolívar Aponte Rolón" w:date="2024-08-19T15:47:42Z">
        <w:r>
          <w:rPr>
            <w:i/>
            <w:iCs/>
          </w:rPr>
          <w:delText>E</w:delText>
        </w:r>
      </w:del>
      <w:del w:id="267" w:author="Bolívar Aponte Rolón" w:date="2024-08-19T15:47:42Z">
        <w:r>
          <w:rPr/>
          <w:delText>-</w:delText>
        </w:r>
      </w:del>
      <w:ins w:id="268"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269" w:author="Bolívar Aponte Rolón" w:date="2024-08-19T15:48:14Z">
        <w:r>
          <w:rPr>
            <w:i/>
            <w:iCs/>
          </w:rPr>
          <w:delText>E</w:delText>
        </w:r>
      </w:del>
      <w:del w:id="270" w:author="Bolívar Aponte Rolón" w:date="2024-08-19T15:48:14Z">
        <w:r>
          <w:rPr/>
          <w:delText>+</w:delText>
        </w:r>
      </w:del>
      <w:ins w:id="271"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w:t>
      </w:r>
      <w:bookmarkEnd w:id="95"/>
    </w:p>
    <w:p>
      <w:pPr>
        <w:pStyle w:val="Heading2"/>
        <w:rPr/>
      </w:pPr>
      <w:bookmarkStart w:id="96"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del w:id="272" w:author="Bolívar Aponte Rolón" w:date="2024-08-19T15:47:42Z">
        <w:r>
          <w:rPr>
            <w:i/>
            <w:iCs/>
          </w:rPr>
          <w:delText>E-</w:delText>
        </w:r>
      </w:del>
      <w:ins w:id="27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74" w:author="Bolívar Aponte Rolón" w:date="2024-08-19T15:48:14Z">
        <w:r>
          <w:rPr>
            <w:i/>
            <w:iCs/>
          </w:rPr>
          <w:delText>E+</w:delText>
        </w:r>
      </w:del>
      <w:ins w:id="27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276" w:author="Bolívar Aponte Rolón" w:date="2024-08-19T15:47:42Z">
        <w:r>
          <w:rPr>
            <w:i/>
            <w:iCs/>
          </w:rPr>
          <w:delText>E-</w:delText>
        </w:r>
      </w:del>
      <w:ins w:id="277"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278" w:author="Bolívar Aponte Rolón" w:date="2024-08-19T15:48:14Z">
        <w:r>
          <w:rPr>
            <w:i/>
            <w:iCs/>
          </w:rPr>
          <w:delText>E+</w:delText>
        </w:r>
      </w:del>
      <w:ins w:id="279"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 Colored ellipses correspond to tree species and represent 95% confidence intervals.</w:t>
      </w:r>
      <w:bookmarkEnd w:id="96"/>
    </w:p>
    <w:p>
      <w:pPr>
        <w:pStyle w:val="Heading2"/>
        <w:rPr/>
      </w:pPr>
      <w:bookmarkStart w:id="97"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3"/>
                    <a:stretch>
                      <a:fillRect/>
                    </a:stretch>
                  </pic:blipFill>
                  <pic:spPr bwMode="auto">
                    <a:xfrm>
                      <a:off x="0" y="0"/>
                      <a:ext cx="5943600" cy="5943600"/>
                    </a:xfrm>
                    <a:prstGeom prst="rect">
                      <a:avLst/>
                    </a:prstGeom>
                    <a:noFill/>
                  </pic:spPr>
                </pic:pic>
              </a:graphicData>
            </a:graphic>
          </wp:inline>
        </w:drawing>
      </w:r>
    </w:p>
    <w:p>
      <w:pPr>
        <w:pStyle w:val="ImageCaption"/>
        <w:bidi w:val="0"/>
        <w:spacing w:before="480" w:after="0"/>
        <w:jc w:val="left"/>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.447); b) percent herbivory damage and PC2 axis (R</w:t>
      </w:r>
      <w:r>
        <w:rPr>
          <w:vertAlign w:val="superscript"/>
        </w:rPr>
        <w:t>2</w:t>
      </w:r>
      <w:r>
        <w:rPr/>
        <w:t xml:space="preserve">-adjusted = 0.079, </w:t>
      </w:r>
      <w:r>
        <w:rPr>
          <w:i/>
          <w:iCs/>
        </w:rPr>
        <w:t>p</w:t>
      </w:r>
      <w:r>
        <w:rPr/>
        <w:t xml:space="preserve"> = &lt; .001); c) percent pathogen damage and PC1 axis (R</w:t>
      </w:r>
      <w:r>
        <w:rPr>
          <w:vertAlign w:val="superscript"/>
        </w:rPr>
        <w:t>2</w:t>
      </w:r>
      <w:r>
        <w:rPr/>
        <w:t xml:space="preserve">-adjusted = 0.064, </w:t>
      </w:r>
      <w:r>
        <w:rPr>
          <w:i/>
          <w:iCs/>
        </w:rPr>
        <w:t>p</w:t>
      </w:r>
      <w:r>
        <w:rPr/>
        <w:t xml:space="preserve"> = &lt; .001); and d) percent pathogen damage and PC2 axis (R</w:t>
      </w:r>
      <w:r>
        <w:rPr>
          <w:vertAlign w:val="superscript"/>
        </w:rPr>
        <w:t>2</w:t>
      </w:r>
      <w:r>
        <w:rPr/>
        <w:t xml:space="preserve">-adjusted = 0.0016, </w:t>
      </w:r>
      <w:r>
        <w:rPr>
          <w:i/>
          <w:iCs/>
        </w:rPr>
        <w:t>p</w:t>
      </w:r>
      <w:r>
        <w:rPr/>
        <w:t xml:space="preserve"> =  .207). Colors represent individual species. Circle and triangles represent </w:t>
      </w:r>
      <w:del w:id="280" w:author="Bolívar Aponte Rolón" w:date="2024-08-19T15:47:42Z">
        <w:r>
          <w:rPr>
            <w:i/>
            <w:iCs/>
          </w:rPr>
          <w:delText>E-</w:delText>
        </w:r>
      </w:del>
      <w:ins w:id="28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82" w:author="Bolívar Aponte Rolón" w:date="2024-08-19T15:48:14Z">
        <w:r>
          <w:rPr>
            <w:i/>
            <w:iCs/>
          </w:rPr>
          <w:delText>E+</w:delText>
        </w:r>
      </w:del>
      <w:ins w:id="28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respectively.</w:t>
      </w:r>
      <w:bookmarkEnd w:id="92"/>
      <w:bookmarkEnd w:id="97"/>
    </w:p>
    <w:p>
      <w:pPr>
        <w:pStyle w:val="Heading1"/>
        <w:rPr/>
      </w:pPr>
      <w:bookmarkStart w:id="98" w:name="tables"/>
      <w:bookmarkEnd w:id="98"/>
      <w:r>
        <w:rPr/>
        <w:t>14. Tables</w:t>
      </w:r>
    </w:p>
    <w:p>
      <w:pPr>
        <w:pStyle w:val="Heading2"/>
        <w:bidi w:val="0"/>
        <w:spacing w:before="200" w:after="0"/>
        <w:jc w:val="left"/>
        <w:rPr/>
      </w:pPr>
      <w:bookmarkStart w:id="99" w:name="table-2_Copy_1"/>
      <w:r>
        <w:rPr/>
        <w:t xml:space="preserve">14.1 Table </w:t>
      </w:r>
      <w:bookmarkEnd w:id="99"/>
      <w:r>
        <w:rPr/>
        <w:t>1</w:t>
      </w:r>
    </w:p>
    <w:p>
      <w:pPr>
        <w:pStyle w:val="BodyText"/>
        <w:bidi w:val="0"/>
        <w:spacing w:before="0" w:after="0"/>
        <w:jc w:val="left"/>
        <w:rPr/>
      </w:pPr>
      <w:r>
        <w:rPr>
          <w:b/>
          <w:bCs/>
        </w:rPr>
        <w:t>Table 1: Summary statistics for the leaf functional traits</w:t>
      </w:r>
    </w:p>
    <w:tbl>
      <w:tblPr>
        <w:tblStyle w:val="Table"/>
        <w:tblW w:w="936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1798"/>
        <w:gridCol w:w="1083"/>
        <w:gridCol w:w="1080"/>
        <w:gridCol w:w="1080"/>
        <w:gridCol w:w="1077"/>
        <w:gridCol w:w="1080"/>
        <w:gridCol w:w="1080"/>
        <w:gridCol w:w="1081"/>
      </w:tblGrid>
      <w:tr>
        <w:trPr>
          <w:trHeight w:val="624" w:hRule="atLeast"/>
          <w:cnfStyle w:val="100000000000" w:firstRow="1" w:lastRow="0" w:firstColumn="0" w:lastColumn="0" w:oddVBand="0" w:evenVBand="0" w:oddHBand="0" w:evenHBand="0" w:firstRowFirstColumn="0" w:firstRowLastColumn="0" w:lastRowFirstColumn="0" w:lastRowLastColumn="0"/>
        </w:trPr>
        <w:tc>
          <w:tcPr>
            <w:tcW w:w="1798"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3"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A. membranacea, n = 83</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alliodora, n = 100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cainito, n = 150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77"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Dipteryx sp., n = 288</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H. concinna, n = 132</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L. panamensis, n = 185</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1"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T. cacao, n = 176</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r>
      <w:tr>
        <w:trPr>
          <w:trHeight w:val="574" w:hRule="atLeast"/>
        </w:trPr>
        <w:tc>
          <w:tcPr>
            <w:tcW w:w="1798"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iCs w:val="false"/>
                <w:strike w:val="false"/>
                <w:dstrike w:val="false"/>
                <w:outline w:val="false"/>
                <w:shadow w:val="false"/>
                <w:color w:val="000000"/>
                <w:kern w:val="0"/>
                <w:sz w:val="22"/>
                <w:szCs w:val="22"/>
                <w:u w:val="none"/>
                <w:lang w:val="en-US" w:eastAsia="en-US" w:bidi="ar-SA"/>
              </w:rPr>
              <w:t>Treatment</w:t>
            </w:r>
          </w:p>
        </w:tc>
        <w:tc>
          <w:tcPr>
            <w:tcW w:w="1083"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77"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1"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del w:id="284" w:author="Bolívar Aponte Rolón" w:date="2024-08-19T15:47:42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delText>E-</w:delText>
              </w:r>
            </w:del>
            <w:ins w:id="285" w:author="Bolívar Aponte Rolón" w:date="2024-08-19T15:47:42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E-low</w:t>
              </w:r>
            </w:ins>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 xml:space="preserve"> (n = 570)</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95</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89</w:t>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del w:id="286" w:author="Bolívar Aponte Rolón" w:date="2024-08-19T15:48:14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delText>E+</w:delText>
              </w:r>
            </w:del>
            <w:ins w:id="287" w:author="Bolívar Aponte Rolón" w:date="2024-08-19T15:48:14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E-high</w:t>
              </w:r>
            </w:ins>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 xml:space="preserve"> (n = 544)</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Anthocyanins (ACI)</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5.35 ± 1.06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3.47 ± 0.43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8.21 ± 1.41</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6.34 ± 1.15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6.77 ± 2.86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5.91 ± 1.30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4.18 ± 0.77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Thickness (LT) (µm)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270 ± 45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207 ± 37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205 ± 30</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148 ± 13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214 ± 42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245 ± 18</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200 ± 43</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Punch Strength (LPS) (N mm/1)</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0.22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0.21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0.53 ± 0.09</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0.43 ± 0.06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0.77 ± 0.23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0.33 ± 0.04</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0.38 ± 0.06</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Mass per Area (LMA) (mg/mm)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0.0007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0.0015 ± 0.0002</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0.0017 ± 0.0004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0.0014 ± 0.0002</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0.0009 ± 0.0001</w:t>
            </w:r>
          </w:p>
        </w:tc>
      </w:tr>
      <w:tr>
        <w:trPr>
          <w:trHeight w:val="360" w:hRule="atLeast"/>
        </w:trPr>
        <w:tc>
          <w:tcPr>
            <w:tcW w:w="9359" w:type="dxa"/>
            <w:gridSpan w:val="8"/>
            <w:tcBorders>
              <w:top w:val="single" w:sz="6" w:space="0" w:color="000000"/>
              <w:bottom w:val="single" w:sz="6" w:space="0" w:color="000000"/>
            </w:tcBorders>
            <w:tcMar>
              <w:top w:w="55" w:type="dxa"/>
              <w:left w:w="55" w:type="dxa"/>
              <w:bottom w:w="55" w:type="dxa"/>
              <w:right w:w="55" w:type="dxa"/>
            </w:tcMar>
            <w:vAlign w:val="cente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0"/>
                <w:szCs w:val="20"/>
                <w:u w:val="none"/>
              </w:rPr>
            </w:pPr>
            <w:r>
              <w:rPr>
                <w:rFonts w:eastAsia="TeX Gyre Termes" w:cs="TeX Gyre Termes"/>
                <w:b w:val="false"/>
                <w:bCs w:val="false"/>
                <w:i w:val="false"/>
                <w:iCs w:val="false"/>
                <w:strike w:val="false"/>
                <w:dstrike w:val="false"/>
                <w:outline w:val="false"/>
                <w:shadow w:val="false"/>
                <w:color w:val="000000"/>
                <w:kern w:val="0"/>
                <w:sz w:val="20"/>
                <w:szCs w:val="20"/>
                <w:u w:val="none"/>
                <w:vertAlign w:val="superscript"/>
                <w:lang w:val="en-US" w:eastAsia="en-US" w:bidi="ar-SA"/>
              </w:rPr>
              <w:t>1</w:t>
            </w:r>
            <w:r>
              <w:rPr>
                <w:rFonts w:eastAsia="TeX Gyre Termes" w:cs="TeX Gyre Termes"/>
                <w:b w:val="false"/>
                <w:bCs w:val="false"/>
                <w:i w:val="false"/>
                <w:iCs w:val="false"/>
                <w:strike w:val="false"/>
                <w:dstrike w:val="false"/>
                <w:outline w:val="false"/>
                <w:shadow w:val="false"/>
                <w:color w:val="000000"/>
                <w:kern w:val="0"/>
                <w:sz w:val="20"/>
                <w:szCs w:val="20"/>
                <w:u w:val="none"/>
                <w:lang w:val="en-US" w:eastAsia="en-US" w:bidi="ar-SA"/>
              </w:rPr>
              <w:t>n = observations ; Mean ± SD</w:t>
            </w:r>
            <w:bookmarkStart w:id="100" w:name="tables_Copy_1"/>
            <w:bookmarkStart w:id="101" w:name="table-2_Copy_1_Copy_1"/>
            <w:bookmarkEnd w:id="100"/>
            <w:bookmarkEnd w:id="101"/>
          </w:p>
        </w:tc>
      </w:tr>
    </w:tbl>
    <w:p>
      <w:pPr>
        <w:pStyle w:val="Heading2"/>
        <w:bidi w:val="0"/>
        <w:jc w:val="left"/>
        <w:rPr/>
      </w:pPr>
      <w:r>
        <w:rPr/>
      </w:r>
    </w:p>
    <w:p>
      <w:pPr>
        <w:pStyle w:val="BodyText"/>
        <w:bidi w:val="0"/>
        <w:jc w:val="left"/>
        <w:rPr/>
      </w:pPr>
      <w:r>
        <w:rPr/>
      </w:r>
    </w:p>
    <w:p>
      <w:pPr>
        <w:pStyle w:val="Heading2"/>
        <w:bidi w:val="0"/>
        <w:jc w:val="left"/>
        <w:rPr/>
      </w:pPr>
      <w:r>
        <w:rPr/>
      </w:r>
    </w:p>
    <w:p>
      <w:pPr>
        <w:pStyle w:val="BodyText"/>
        <w:bidi w:val="0"/>
        <w:jc w:val="left"/>
        <w:rPr/>
      </w:pPr>
      <w:r>
        <w:rPr/>
      </w:r>
    </w:p>
    <w:p>
      <w:pPr>
        <w:pStyle w:val="BodyText"/>
        <w:bidi w:val="0"/>
        <w:jc w:val="left"/>
        <w:rPr/>
      </w:pPr>
      <w:r>
        <w:rPr/>
      </w:r>
    </w:p>
    <w:p>
      <w:pPr>
        <w:pStyle w:val="Heading2"/>
        <w:bidi w:val="0"/>
        <w:jc w:val="left"/>
        <w:rPr/>
      </w:pPr>
      <w:r>
        <w:rPr/>
        <w:t>14.2 Table 2</w:t>
      </w:r>
    </w:p>
    <w:p>
      <w:pPr>
        <w:pStyle w:val="TableCaption"/>
        <w:spacing w:lineRule="exact" w:line="240" w:before="60" w:after="60"/>
        <w:ind w:hanging="0" w:left="60" w:right="60"/>
        <w:jc w:val="left"/>
        <w:rPr>
          <w:ins w:id="288" w:author="Bolívar Aponte Rolón" w:date="2024-08-29T14:04:16Z"/>
        </w:rPr>
      </w:pPr>
      <w:r>
        <w:rPr>
          <w:b/>
          <w:bCs/>
          <w:i w:val="false"/>
          <w:iCs w:val="false"/>
        </w:rPr>
        <w:t>Table 2: Generalized linear mixed models (GLMMs) for predicting leaf herbivory and pathogen damage</w:t>
      </w:r>
      <w:bookmarkStart w:id="102" w:name="supplementary-materials"/>
      <w:bookmarkEnd w:id="102"/>
    </w:p>
    <w:tbl>
      <w:tblPr>
        <w:tblW w:w="9511"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900"/>
        <w:gridCol w:w="1824"/>
        <w:gridCol w:w="1979"/>
        <w:gridCol w:w="1908"/>
      </w:tblGrid>
      <w:tr>
        <w:trPr>
          <w:ins w:id="289" w:author="Bolívar Aponte Rolón" w:date="2024-08-29T14:04:16Z"/>
          <w:trHeight w:val="360" w:hRule="atLeast"/>
        </w:trPr>
        <w:tc>
          <w:tcPr>
            <w:tcW w:w="1900" w:type="dxa"/>
            <w:tcBorders>
              <w:top w:val="single" w:sz="16" w:space="0" w:color="000000"/>
            </w:tcBorders>
            <w:shd w:color="auto" w:fill="FFFFFF" w:val="clear"/>
          </w:tcPr>
          <w:p>
            <w:pPr>
              <w:pStyle w:val="Normal"/>
              <w:spacing w:lineRule="exact" w:line="240" w:before="0" w:after="80"/>
              <w:ind w:hanging="0" w:left="0" w:right="80"/>
              <w:jc w:val="center"/>
              <w:rPr>
                <w:rFonts w:ascii="TeX Gyre Termes" w:hAnsi="TeX Gyre Termes"/>
                <w:sz w:val="22"/>
                <w:szCs w:val="22"/>
                <w:ins w:id="291" w:author="Bolívar Aponte Rolón" w:date="2024-08-29T14:04:16Z"/>
              </w:rPr>
            </w:pPr>
            <w:ins w:id="290" w:author="Bolívar Aponte Rolón" w:date="2024-08-29T14:04:16Z">
              <w:r>
                <w:rPr>
                  <w:rFonts w:ascii="TeX Gyre Termes" w:hAnsi="TeX Gyre Termes"/>
                  <w:sz w:val="22"/>
                  <w:szCs w:val="22"/>
                </w:rPr>
              </w:r>
            </w:ins>
          </w:p>
        </w:tc>
        <w:tc>
          <w:tcPr>
            <w:tcW w:w="3724"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rFonts w:ascii="TeX Gyre Termes" w:hAnsi="TeX Gyre Termes"/>
                <w:sz w:val="22"/>
                <w:szCs w:val="22"/>
                <w:ins w:id="293" w:author="Bolívar Aponte Rolón" w:date="2024-08-29T14:04:16Z"/>
              </w:rPr>
            </w:pPr>
            <w:ins w:id="292" w:author="Bolívar Aponte Rolón" w:date="2024-08-29T14:04:16Z">
              <w:r>
                <w:rPr>
                  <w:rFonts w:eastAsia="Tex Gyre Termes" w:cs="Tex Gyre Termes" w:ascii="TeX Gyre Termes" w:hAnsi="TeX Gyre Termes"/>
                  <w:b/>
                  <w:i w:val="false"/>
                  <w:color w:val="000000"/>
                  <w:sz w:val="22"/>
                  <w:szCs w:val="22"/>
                  <w:u w:val="none"/>
                </w:rPr>
                <w:t>Herbivory model</w:t>
              </w:r>
            </w:ins>
          </w:p>
        </w:tc>
        <w:tc>
          <w:tcPr>
            <w:tcW w:w="3887" w:type="dxa"/>
            <w:gridSpan w:val="2"/>
            <w:tcBorders>
              <w:top w:val="single" w:sz="16" w:space="0" w:color="000000"/>
              <w:bottom w:val="single" w:sz="8" w:space="0" w:color="000000"/>
            </w:tcBorders>
            <w:shd w:color="auto" w:fill="FFFFFF" w:val="clear"/>
          </w:tcPr>
          <w:p>
            <w:pPr>
              <w:pStyle w:val="Normal"/>
              <w:spacing w:lineRule="exact" w:line="240" w:before="0" w:after="80"/>
              <w:ind w:hanging="0" w:left="80" w:right="80"/>
              <w:jc w:val="center"/>
              <w:rPr>
                <w:rFonts w:ascii="TeX Gyre Termes" w:hAnsi="TeX Gyre Termes"/>
                <w:sz w:val="22"/>
                <w:szCs w:val="22"/>
                <w:ins w:id="295" w:author="Bolívar Aponte Rolón" w:date="2024-08-29T14:04:16Z"/>
              </w:rPr>
            </w:pPr>
            <w:ins w:id="294" w:author="Bolívar Aponte Rolón" w:date="2024-08-29T14:04:16Z">
              <w:r>
                <w:rPr>
                  <w:rFonts w:eastAsia="Tex Gyre Termes" w:cs="Tex Gyre Termes" w:ascii="TeX Gyre Termes" w:hAnsi="TeX Gyre Termes"/>
                  <w:b/>
                  <w:i w:val="false"/>
                  <w:color w:val="000000"/>
                  <w:sz w:val="22"/>
                  <w:szCs w:val="22"/>
                  <w:u w:val="none"/>
                </w:rPr>
                <w:t>Pathogen damage model</w:t>
              </w:r>
            </w:ins>
          </w:p>
        </w:tc>
      </w:tr>
      <w:tr>
        <w:trPr>
          <w:ins w:id="296" w:author="Bolívar Aponte Rolón" w:date="2024-08-29T14:04:16Z"/>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rFonts w:ascii="TeX Gyre Termes" w:hAnsi="TeX Gyre Termes"/>
                <w:sz w:val="22"/>
                <w:szCs w:val="22"/>
                <w:ins w:id="298" w:author="Bolívar Aponte Rolón" w:date="2024-08-29T14:04:16Z"/>
              </w:rPr>
            </w:pPr>
            <w:ins w:id="297" w:author="Bolívar Aponte Rolón" w:date="2024-08-29T14:04:16Z">
              <w:r>
                <w:rPr>
                  <w:rFonts w:eastAsia="Tex Gyre Termes" w:cs="Tex Gyre Termes" w:ascii="TeX Gyre Termes" w:hAnsi="TeX Gyre Termes"/>
                  <w:b/>
                  <w:i w:val="false"/>
                  <w:color w:val="000000"/>
                  <w:sz w:val="22"/>
                  <w:szCs w:val="22"/>
                  <w:u w:val="none"/>
                </w:rPr>
                <w:t>Predictors</w:t>
              </w:r>
            </w:ins>
          </w:p>
        </w:tc>
        <w:tc>
          <w:tcPr>
            <w:tcW w:w="1900"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300" w:author="Bolívar Aponte Rolón" w:date="2024-08-29T14:04:16Z"/>
              </w:rPr>
            </w:pPr>
            <w:ins w:id="299" w:author="Bolívar Aponte Rolón" w:date="2024-08-29T14:04:16Z">
              <w:r>
                <w:rPr>
                  <w:rFonts w:eastAsia="Tex Gyre Termes" w:cs="Tex Gyre Termes" w:ascii="TeX Gyre Termes" w:hAnsi="TeX Gyre Termes"/>
                  <w:b/>
                  <w:i w:val="false"/>
                  <w:color w:val="000000"/>
                  <w:sz w:val="22"/>
                  <w:szCs w:val="22"/>
                  <w:u w:val="none"/>
                </w:rPr>
                <w:t>Estimate</w:t>
              </w:r>
            </w:ins>
          </w:p>
        </w:tc>
        <w:tc>
          <w:tcPr>
            <w:tcW w:w="1824"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302" w:author="Bolívar Aponte Rolón" w:date="2024-08-29T14:04:16Z"/>
              </w:rPr>
            </w:pPr>
            <w:ins w:id="301" w:author="Bolívar Aponte Rolón" w:date="2024-08-29T14:04:16Z">
              <w:r>
                <w:rPr>
                  <w:rFonts w:eastAsia="Tex Gyre Termes" w:cs="Tex Gyre Termes" w:ascii="TeX Gyre Termes" w:hAnsi="TeX Gyre Termes"/>
                  <w:b/>
                  <w:i w:val="false"/>
                  <w:color w:val="000000"/>
                  <w:sz w:val="22"/>
                  <w:szCs w:val="22"/>
                  <w:u w:val="none"/>
                </w:rPr>
                <w:t>CI [t-statistic]</w:t>
              </w:r>
            </w:ins>
          </w:p>
        </w:tc>
        <w:tc>
          <w:tcPr>
            <w:tcW w:w="1979"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304" w:author="Bolívar Aponte Rolón" w:date="2024-08-29T14:04:16Z"/>
              </w:rPr>
            </w:pPr>
            <w:ins w:id="303" w:author="Bolívar Aponte Rolón" w:date="2024-08-29T14:04:16Z">
              <w:r>
                <w:rPr>
                  <w:rFonts w:eastAsia="Tex Gyre Termes" w:cs="Tex Gyre Termes" w:ascii="TeX Gyre Termes" w:hAnsi="TeX Gyre Termes"/>
                  <w:b/>
                  <w:i w:val="false"/>
                  <w:color w:val="000000"/>
                  <w:sz w:val="22"/>
                  <w:szCs w:val="22"/>
                  <w:u w:val="none"/>
                </w:rPr>
                <w:t>Estimate</w:t>
              </w:r>
            </w:ins>
          </w:p>
        </w:tc>
        <w:tc>
          <w:tcPr>
            <w:tcW w:w="1908"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ins w:id="306" w:author="Bolívar Aponte Rolón" w:date="2024-08-29T14:04:16Z"/>
              </w:rPr>
            </w:pPr>
            <w:ins w:id="305" w:author="Bolívar Aponte Rolón" w:date="2024-08-29T14:04:16Z">
              <w:r>
                <w:rPr>
                  <w:rFonts w:eastAsia="Tex Gyre Termes" w:cs="Tex Gyre Termes" w:ascii="TeX Gyre Termes" w:hAnsi="TeX Gyre Termes"/>
                  <w:b/>
                  <w:i w:val="false"/>
                  <w:color w:val="000000"/>
                  <w:sz w:val="22"/>
                  <w:szCs w:val="22"/>
                  <w:u w:val="none"/>
                </w:rPr>
                <w:t>CI [t-statistic]</w:t>
              </w:r>
            </w:ins>
          </w:p>
        </w:tc>
      </w:tr>
      <w:tr>
        <w:trPr>
          <w:ins w:id="307" w:author="Bolívar Aponte Rolón" w:date="2024-08-29T14:04:16Z"/>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rFonts w:ascii="TeX Gyre Termes" w:hAnsi="TeX Gyre Termes"/>
                <w:b/>
                <w:bCs/>
                <w:i/>
                <w:i/>
                <w:iCs/>
                <w:sz w:val="22"/>
                <w:szCs w:val="22"/>
                <w:ins w:id="309" w:author="Bolívar Aponte Rolón" w:date="2024-08-29T14:04:16Z"/>
              </w:rPr>
            </w:pPr>
            <w:ins w:id="308" w:author="Bolívar Aponte Rolón" w:date="2024-08-29T14:04:16Z">
              <w:r>
                <w:rPr>
                  <w:rFonts w:ascii="TeX Gyre Termes" w:hAnsi="TeX Gyre Termes"/>
                  <w:b/>
                  <w:bCs/>
                  <w:i/>
                  <w:iCs/>
                  <w:sz w:val="22"/>
                  <w:szCs w:val="22"/>
                </w:rPr>
                <w:t>Fixed effects</w:t>
              </w:r>
            </w:ins>
          </w:p>
        </w:tc>
        <w:tc>
          <w:tcPr>
            <w:tcW w:w="1900"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311" w:author="Bolívar Aponte Rolón" w:date="2024-08-29T14:04:16Z"/>
              </w:rPr>
            </w:pPr>
            <w:ins w:id="310" w:author="Bolívar Aponte Rolón" w:date="2024-08-29T14:04:16Z">
              <w:r>
                <w:rPr>
                  <w:rFonts w:ascii="TeX Gyre Termes" w:hAnsi="TeX Gyre Termes"/>
                  <w:sz w:val="22"/>
                  <w:szCs w:val="22"/>
                </w:rPr>
              </w:r>
            </w:ins>
          </w:p>
        </w:tc>
        <w:tc>
          <w:tcPr>
            <w:tcW w:w="1824"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313" w:author="Bolívar Aponte Rolón" w:date="2024-08-29T14:04:16Z"/>
              </w:rPr>
            </w:pPr>
            <w:ins w:id="312" w:author="Bolívar Aponte Rolón" w:date="2024-08-29T14:04:16Z">
              <w:r>
                <w:rPr>
                  <w:rFonts w:ascii="TeX Gyre Termes" w:hAnsi="TeX Gyre Termes"/>
                  <w:sz w:val="22"/>
                  <w:szCs w:val="22"/>
                </w:rPr>
              </w:r>
            </w:ins>
          </w:p>
        </w:tc>
        <w:tc>
          <w:tcPr>
            <w:tcW w:w="1979" w:type="dxa"/>
            <w:tcBorders>
              <w:top w:val="single" w:sz="2"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315" w:author="Bolívar Aponte Rolón" w:date="2024-08-29T14:04:16Z"/>
              </w:rPr>
            </w:pPr>
            <w:ins w:id="314" w:author="Bolívar Aponte Rolón" w:date="2024-08-29T14:04:16Z">
              <w:r>
                <w:rPr>
                  <w:rFonts w:ascii="TeX Gyre Termes" w:hAnsi="TeX Gyre Termes"/>
                  <w:sz w:val="22"/>
                  <w:szCs w:val="22"/>
                </w:rPr>
              </w:r>
            </w:ins>
          </w:p>
        </w:tc>
        <w:tc>
          <w:tcPr>
            <w:tcW w:w="1908" w:type="dxa"/>
            <w:tcBorders>
              <w:top w:val="single" w:sz="2"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ins w:id="317" w:author="Bolívar Aponte Rolón" w:date="2024-08-29T14:04:16Z"/>
              </w:rPr>
            </w:pPr>
            <w:ins w:id="316" w:author="Bolívar Aponte Rolón" w:date="2024-08-29T14:04:16Z">
              <w:r>
                <w:rPr>
                  <w:rFonts w:ascii="TeX Gyre Termes" w:hAnsi="TeX Gyre Termes"/>
                  <w:sz w:val="22"/>
                  <w:szCs w:val="22"/>
                </w:rPr>
              </w:r>
            </w:ins>
          </w:p>
        </w:tc>
      </w:tr>
      <w:tr>
        <w:trPr>
          <w:ins w:id="318"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ins w:id="320" w:author="Bolívar Aponte Rolón" w:date="2024-08-29T14:04:16Z"/>
              </w:rPr>
            </w:pPr>
            <w:ins w:id="319" w:author="Bolívar Aponte Rolón" w:date="2024-08-29T14:04:16Z">
              <w:r>
                <w:rPr>
                  <w:rFonts w:eastAsia="Tex Gyre Termes" w:cs="Tex Gyre Termes" w:ascii="TeX Gyre Termes" w:hAnsi="TeX Gyre Termes"/>
                  <w:b w:val="false"/>
                  <w:i w:val="false"/>
                  <w:color w:val="000000"/>
                  <w:sz w:val="22"/>
                  <w:szCs w:val="22"/>
                  <w:u w:val="none"/>
                </w:rPr>
                <w:t>Intercept</w:t>
              </w:r>
            </w:ins>
          </w:p>
        </w:tc>
        <w:tc>
          <w:tcPr>
            <w:tcW w:w="1900"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22" w:author="Bolívar Aponte Rolón" w:date="2024-08-29T14:04:16Z"/>
              </w:rPr>
            </w:pPr>
            <w:ins w:id="321" w:author="Bolívar Aponte Rolón" w:date="2024-08-29T14:04:16Z">
              <w:r>
                <w:rPr>
                  <w:rFonts w:eastAsia="Tex Gyre Termes" w:cs="Tex Gyre Termes" w:ascii="TeX Gyre Termes" w:hAnsi="TeX Gyre Termes"/>
                  <w:b w:val="false"/>
                  <w:i w:val="false"/>
                  <w:color w:val="000000"/>
                  <w:sz w:val="22"/>
                  <w:szCs w:val="22"/>
                  <w:u w:val="none"/>
                </w:rPr>
                <w:t>-0.328</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24" w:author="Bolívar Aponte Rolón" w:date="2024-08-29T14:04:16Z"/>
              </w:rPr>
            </w:pPr>
            <w:ins w:id="323" w:author="Bolívar Aponte Rolón" w:date="2024-08-29T14:04:16Z">
              <w:r>
                <w:rPr>
                  <w:rFonts w:eastAsia="Tex Gyre Termes" w:cs="Tex Gyre Termes" w:ascii="TeX Gyre Termes" w:hAnsi="TeX Gyre Termes"/>
                  <w:b w:val="false"/>
                  <w:i w:val="false"/>
                  <w:color w:val="000000"/>
                  <w:sz w:val="22"/>
                  <w:szCs w:val="22"/>
                  <w:u w:val="none"/>
                </w:rPr>
                <w:t>(-2.204 - 1.548 ) [-0.345]</w:t>
              </w:r>
            </w:ins>
          </w:p>
        </w:tc>
        <w:tc>
          <w:tcPr>
            <w:tcW w:w="1979"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26" w:author="Bolívar Aponte Rolón" w:date="2024-08-29T14:04:16Z"/>
              </w:rPr>
            </w:pPr>
            <w:ins w:id="325" w:author="Bolívar Aponte Rolón" w:date="2024-08-29T14:04:16Z">
              <w:r>
                <w:rPr>
                  <w:rFonts w:eastAsia="Tex Gyre Termes" w:cs="Tex Gyre Termes" w:ascii="TeX Gyre Termes" w:hAnsi="TeX Gyre Termes"/>
                  <w:b/>
                  <w:i w:val="false"/>
                  <w:color w:val="000000"/>
                  <w:sz w:val="22"/>
                  <w:szCs w:val="22"/>
                  <w:u w:val="none"/>
                </w:rPr>
                <w:t>-2.828 ***</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ins w:id="328" w:author="Bolívar Aponte Rolón" w:date="2024-08-29T14:04:16Z"/>
              </w:rPr>
            </w:pPr>
            <w:ins w:id="327" w:author="Bolívar Aponte Rolón" w:date="2024-08-29T14:04:16Z">
              <w:r>
                <w:rPr>
                  <w:rFonts w:eastAsia="Tex Gyre Termes" w:cs="Tex Gyre Termes" w:ascii="TeX Gyre Termes" w:hAnsi="TeX Gyre Termes"/>
                  <w:b/>
                  <w:i w:val="false"/>
                  <w:color w:val="000000"/>
                  <w:sz w:val="22"/>
                  <w:szCs w:val="22"/>
                  <w:u w:val="none"/>
                </w:rPr>
                <w:t>(-3.726 - -1.930 ) [-6.194]</w:t>
              </w:r>
            </w:ins>
          </w:p>
        </w:tc>
      </w:tr>
      <w:tr>
        <w:trPr>
          <w:ins w:id="329"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ins w:id="331" w:author="Bolívar Aponte Rolón" w:date="2024-08-29T14:04:16Z"/>
              </w:rPr>
            </w:pPr>
            <w:ins w:id="330" w:author="Bolívar Aponte Rolón" w:date="2024-08-29T14:04:16Z">
              <w:r>
                <w:rPr>
                  <w:rFonts w:eastAsia="Tex Gyre Termes" w:cs="Tex Gyre Termes" w:ascii="TeX Gyre Termes" w:hAnsi="TeX Gyre Termes"/>
                  <w:b w:val="false"/>
                  <w:i w:val="false"/>
                  <w:color w:val="000000"/>
                  <w:sz w:val="22"/>
                  <w:szCs w:val="22"/>
                  <w:u w:val="none"/>
                </w:rPr>
                <w:t>Thickness</w:t>
              </w:r>
            </w:ins>
          </w:p>
        </w:tc>
        <w:tc>
          <w:tcPr>
            <w:tcW w:w="1900"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33" w:author="Bolívar Aponte Rolón" w:date="2024-08-29T14:04:16Z"/>
              </w:rPr>
            </w:pPr>
            <w:ins w:id="332" w:author="Bolívar Aponte Rolón" w:date="2024-08-29T14:04:16Z">
              <w:r>
                <w:rPr>
                  <w:rFonts w:eastAsia="Tex Gyre Termes" w:cs="Tex Gyre Termes" w:ascii="TeX Gyre Termes" w:hAnsi="TeX Gyre Termes"/>
                  <w:b/>
                  <w:i w:val="false"/>
                  <w:color w:val="000000"/>
                  <w:sz w:val="22"/>
                  <w:szCs w:val="22"/>
                  <w:u w:val="none"/>
                </w:rPr>
                <w:t>-0.009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35" w:author="Bolívar Aponte Rolón" w:date="2024-08-29T14:04:16Z"/>
              </w:rPr>
            </w:pPr>
            <w:ins w:id="334" w:author="Bolívar Aponte Rolón" w:date="2024-08-29T14:04:16Z">
              <w:r>
                <w:rPr>
                  <w:rFonts w:eastAsia="Tex Gyre Termes" w:cs="Tex Gyre Termes" w:ascii="TeX Gyre Termes" w:hAnsi="TeX Gyre Termes"/>
                  <w:b/>
                  <w:i w:val="false"/>
                  <w:color w:val="000000"/>
                  <w:sz w:val="22"/>
                  <w:szCs w:val="22"/>
                  <w:u w:val="none"/>
                </w:rPr>
                <w:t>(-0.014 - -0.003 ) [-3.162]</w:t>
              </w:r>
            </w:ins>
          </w:p>
        </w:tc>
        <w:tc>
          <w:tcPr>
            <w:tcW w:w="1979"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37" w:author="Bolívar Aponte Rolón" w:date="2024-08-29T14:04:16Z"/>
              </w:rPr>
            </w:pPr>
            <w:ins w:id="336" w:author="Bolívar Aponte Rolón" w:date="2024-08-29T14:04:16Z">
              <w:r>
                <w:rPr>
                  <w:rFonts w:eastAsia="Tex Gyre Termes" w:cs="Tex Gyre Termes" w:ascii="TeX Gyre Termes" w:hAnsi="TeX Gyre Termes"/>
                  <w:b w:val="false"/>
                  <w:i w:val="false"/>
                  <w:color w:val="000000"/>
                  <w:sz w:val="22"/>
                  <w:szCs w:val="22"/>
                  <w:u w:val="none"/>
                </w:rPr>
                <w:t>-0.000</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ins w:id="339" w:author="Bolívar Aponte Rolón" w:date="2024-08-29T14:04:16Z"/>
              </w:rPr>
            </w:pPr>
            <w:ins w:id="338" w:author="Bolívar Aponte Rolón" w:date="2024-08-29T14:04:16Z">
              <w:r>
                <w:rPr>
                  <w:rFonts w:eastAsia="Tex Gyre Termes" w:cs="Tex Gyre Termes" w:ascii="TeX Gyre Termes" w:hAnsi="TeX Gyre Termes"/>
                  <w:b w:val="false"/>
                  <w:i w:val="false"/>
                  <w:color w:val="000000"/>
                  <w:sz w:val="22"/>
                  <w:szCs w:val="22"/>
                  <w:u w:val="none"/>
                </w:rPr>
                <w:t>(-0.003 - 0.003 ) [-0.007]</w:t>
              </w:r>
            </w:ins>
          </w:p>
        </w:tc>
      </w:tr>
      <w:tr>
        <w:trPr>
          <w:ins w:id="340"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ins w:id="342" w:author="Bolívar Aponte Rolón" w:date="2024-08-29T14:04:16Z"/>
              </w:rPr>
            </w:pPr>
            <w:ins w:id="341" w:author="Bolívar Aponte Rolón" w:date="2024-08-29T14:04:16Z">
              <w:r>
                <w:rPr>
                  <w:rFonts w:eastAsia="Tex Gyre Termes" w:cs="Tex Gyre Termes" w:ascii="TeX Gyre Termes" w:hAnsi="TeX Gyre Termes"/>
                  <w:b w:val="false"/>
                  <w:i w:val="false"/>
                  <w:color w:val="000000"/>
                  <w:sz w:val="22"/>
                  <w:szCs w:val="22"/>
                  <w:u w:val="none"/>
                </w:rPr>
                <w:t>LMA</w:t>
              </w:r>
            </w:ins>
          </w:p>
        </w:tc>
        <w:tc>
          <w:tcPr>
            <w:tcW w:w="1900"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44" w:author="Bolívar Aponte Rolón" w:date="2024-08-29T14:04:16Z"/>
              </w:rPr>
            </w:pPr>
            <w:ins w:id="343" w:author="Bolívar Aponte Rolón" w:date="2024-08-29T14:04:16Z">
              <w:r>
                <w:rPr>
                  <w:rFonts w:eastAsia="Tex Gyre Termes" w:cs="Tex Gyre Termes" w:ascii="TeX Gyre Termes" w:hAnsi="TeX Gyre Termes"/>
                  <w:b/>
                  <w:i w:val="false"/>
                  <w:color w:val="000000"/>
                  <w:sz w:val="22"/>
                  <w:szCs w:val="22"/>
                  <w:u w:val="none"/>
                </w:rPr>
                <w:t>823.601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46" w:author="Bolívar Aponte Rolón" w:date="2024-08-29T14:04:16Z"/>
              </w:rPr>
            </w:pPr>
            <w:ins w:id="345" w:author="Bolívar Aponte Rolón" w:date="2024-08-29T14:04:16Z">
              <w:r>
                <w:rPr>
                  <w:rFonts w:eastAsia="Tex Gyre Termes" w:cs="Tex Gyre Termes" w:ascii="TeX Gyre Termes" w:hAnsi="TeX Gyre Termes"/>
                  <w:b/>
                  <w:i w:val="false"/>
                  <w:color w:val="000000"/>
                  <w:sz w:val="22"/>
                  <w:szCs w:val="22"/>
                  <w:u w:val="none"/>
                </w:rPr>
                <w:t>(210.417 - 1436.785 ) [2.649]</w:t>
              </w:r>
            </w:ins>
          </w:p>
        </w:tc>
        <w:tc>
          <w:tcPr>
            <w:tcW w:w="1979"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48" w:author="Bolívar Aponte Rolón" w:date="2024-08-29T14:04:16Z"/>
              </w:rPr>
            </w:pPr>
            <w:ins w:id="347" w:author="Bolívar Aponte Rolón" w:date="2024-08-29T14:04:16Z">
              <w:r>
                <w:rPr>
                  <w:rFonts w:eastAsia="Tex Gyre Termes" w:cs="Tex Gyre Termes" w:ascii="TeX Gyre Termes" w:hAnsi="TeX Gyre Termes"/>
                  <w:b w:val="false"/>
                  <w:i w:val="false"/>
                  <w:color w:val="000000"/>
                  <w:sz w:val="22"/>
                  <w:szCs w:val="22"/>
                  <w:u w:val="none"/>
                </w:rPr>
                <w:t>225.616</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ins w:id="350" w:author="Bolívar Aponte Rolón" w:date="2024-08-29T14:04:16Z"/>
              </w:rPr>
            </w:pPr>
            <w:ins w:id="349" w:author="Bolívar Aponte Rolón" w:date="2024-08-29T14:04:16Z">
              <w:r>
                <w:rPr>
                  <w:rFonts w:eastAsia="Tex Gyre Termes" w:cs="Tex Gyre Termes" w:ascii="TeX Gyre Termes" w:hAnsi="TeX Gyre Termes"/>
                  <w:b w:val="false"/>
                  <w:i w:val="false"/>
                  <w:color w:val="000000"/>
                  <w:sz w:val="22"/>
                  <w:szCs w:val="22"/>
                  <w:u w:val="none"/>
                </w:rPr>
                <w:t>(-156.557 - 607.790 ) [1.161]</w:t>
              </w:r>
            </w:ins>
          </w:p>
        </w:tc>
      </w:tr>
      <w:tr>
        <w:trPr>
          <w:ins w:id="351"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right"/>
              <w:rPr>
                <w:rFonts w:ascii="TeX Gyre Termes" w:hAnsi="TeX Gyre Termes"/>
                <w:sz w:val="22"/>
                <w:szCs w:val="22"/>
                <w:ins w:id="353" w:author="Bolívar Aponte Rolón" w:date="2024-08-29T14:04:16Z"/>
              </w:rPr>
            </w:pPr>
            <w:ins w:id="352" w:author="Bolívar Aponte Rolón" w:date="2024-08-29T14:04:16Z">
              <w:r>
                <w:rPr>
                  <w:rFonts w:eastAsia="Tex Gyre Termes" w:cs="Tex Gyre Termes" w:ascii="TeX Gyre Termes" w:hAnsi="TeX Gyre Termes"/>
                  <w:b w:val="false"/>
                  <w:i w:val="false"/>
                  <w:color w:val="000000"/>
                  <w:sz w:val="22"/>
                  <w:szCs w:val="22"/>
                  <w:u w:val="none"/>
                </w:rPr>
                <w:t>Endophyte load (E+)</w:t>
              </w:r>
            </w:ins>
          </w:p>
        </w:tc>
        <w:tc>
          <w:tcPr>
            <w:tcW w:w="1900"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55" w:author="Bolívar Aponte Rolón" w:date="2024-08-29T14:04:16Z"/>
              </w:rPr>
            </w:pPr>
            <w:ins w:id="354" w:author="Bolívar Aponte Rolón" w:date="2024-08-29T14:04:16Z">
              <w:r>
                <w:rPr>
                  <w:rFonts w:eastAsia="Tex Gyre Termes" w:cs="Tex Gyre Termes" w:ascii="TeX Gyre Termes" w:hAnsi="TeX Gyre Termes"/>
                  <w:b/>
                  <w:i w:val="false"/>
                  <w:color w:val="000000"/>
                  <w:sz w:val="22"/>
                  <w:szCs w:val="22"/>
                  <w:u w:val="none"/>
                </w:rPr>
                <w:t>-0.747 ***</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57" w:author="Bolívar Aponte Rolón" w:date="2024-08-29T14:04:16Z"/>
              </w:rPr>
            </w:pPr>
            <w:ins w:id="356" w:author="Bolívar Aponte Rolón" w:date="2024-08-29T14:04:16Z">
              <w:r>
                <w:rPr>
                  <w:rFonts w:eastAsia="Tex Gyre Termes" w:cs="Tex Gyre Termes" w:ascii="TeX Gyre Termes" w:hAnsi="TeX Gyre Termes"/>
                  <w:b/>
                  <w:i w:val="false"/>
                  <w:color w:val="000000"/>
                  <w:sz w:val="22"/>
                  <w:szCs w:val="22"/>
                  <w:u w:val="none"/>
                </w:rPr>
                <w:t>(-0.986 - -0.509 ) [-6.175]</w:t>
              </w:r>
            </w:ins>
          </w:p>
        </w:tc>
        <w:tc>
          <w:tcPr>
            <w:tcW w:w="1979"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359" w:author="Bolívar Aponte Rolón" w:date="2024-08-29T14:04:16Z"/>
              </w:rPr>
            </w:pPr>
            <w:ins w:id="358" w:author="Bolívar Aponte Rolón" w:date="2024-08-29T14:04:16Z">
              <w:r>
                <w:rPr/>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ins w:id="361" w:author="Bolívar Aponte Rolón" w:date="2024-08-29T14:04:16Z"/>
              </w:rPr>
            </w:pPr>
            <w:ins w:id="360" w:author="Bolívar Aponte Rolón" w:date="2024-08-29T14:04:16Z">
              <w:r>
                <w:rPr/>
              </w:r>
            </w:ins>
          </w:p>
        </w:tc>
      </w:tr>
      <w:tr>
        <w:trPr>
          <w:ins w:id="362"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left"/>
              <w:rPr>
                <w:rFonts w:ascii="TeX Gyre Termes" w:hAnsi="TeX Gyre Termes"/>
                <w:sz w:val="22"/>
                <w:szCs w:val="22"/>
                <w:ins w:id="364" w:author="Bolívar Aponte Rolón" w:date="2024-08-29T14:04:16Z"/>
              </w:rPr>
            </w:pPr>
            <w:ins w:id="363" w:author="Bolívar Aponte Rolón" w:date="2024-08-29T14:04:16Z">
              <w:r>
                <w:rPr>
                  <w:rFonts w:eastAsia="Tex Gyre Termes" w:cs="Tex Gyre Termes" w:ascii="TeX Gyre Termes" w:hAnsi="TeX Gyre Termes"/>
                  <w:b/>
                  <w:i/>
                  <w:color w:val="000000"/>
                  <w:sz w:val="22"/>
                  <w:szCs w:val="22"/>
                  <w:u w:val="none"/>
                </w:rPr>
                <w:t>Random effects</w:t>
              </w:r>
            </w:ins>
          </w:p>
        </w:tc>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366" w:author="Bolívar Aponte Rolón" w:date="2024-08-29T14:04:16Z"/>
              </w:rPr>
            </w:pPr>
            <w:ins w:id="365" w:author="Bolívar Aponte Rolón" w:date="2024-08-29T14:04:16Z">
              <w:r>
                <w:rPr/>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368" w:author="Bolívar Aponte Rolón" w:date="2024-08-29T14:04:16Z"/>
              </w:rPr>
            </w:pPr>
            <w:ins w:id="367" w:author="Bolívar Aponte Rolón" w:date="2024-08-29T14:04:16Z">
              <w:r>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370" w:author="Bolívar Aponte Rolón" w:date="2024-08-29T14:04:16Z"/>
              </w:rPr>
            </w:pPr>
            <w:ins w:id="369" w:author="Bolívar Aponte Rolón" w:date="2024-08-29T14:04:16Z">
              <w:r>
                <w:rPr/>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sz w:val="22"/>
                <w:szCs w:val="22"/>
                <w:ins w:id="372" w:author="Bolívar Aponte Rolón" w:date="2024-08-29T14:04:16Z"/>
              </w:rPr>
            </w:pPr>
            <w:ins w:id="371" w:author="Bolívar Aponte Rolón" w:date="2024-08-29T14:04:16Z">
              <w:r>
                <w:rPr/>
              </w:r>
            </w:ins>
          </w:p>
        </w:tc>
      </w:tr>
      <w:tr>
        <w:trPr>
          <w:ins w:id="373"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ins w:id="375" w:author="Bolívar Aponte Rolón" w:date="2024-08-29T14:04:16Z"/>
              </w:rPr>
            </w:pPr>
            <w:ins w:id="374" w:author="Bolívar Aponte Rolón" w:date="2024-08-29T14:04:16Z">
              <w:r>
                <w:rPr>
                  <w:rFonts w:eastAsia="Tex Gyre Termes" w:cs="Tex Gyre Termes" w:ascii="TeX Gyre Termes" w:hAnsi="TeX Gyre Termes"/>
                  <w:b w:val="false"/>
                  <w:i w:val="false"/>
                  <w:color w:val="000000"/>
                  <w:sz w:val="22"/>
                  <w:szCs w:val="22"/>
                  <w:u w:val="none"/>
                </w:rPr>
                <w:t>Intercept</w:t>
              </w:r>
            </w:ins>
          </w:p>
        </w:tc>
        <w:tc>
          <w:tcPr>
            <w:tcW w:w="1900" w:type="dxa"/>
            <w:tcBorders/>
            <w:shd w:color="auto" w:fill="FFFFFF" w:val="clear"/>
            <w:tcMar>
              <w:top w:w="55" w:type="dxa"/>
              <w:left w:w="55" w:type="dxa"/>
              <w:bottom w:w="55" w:type="dxa"/>
              <w:right w:w="55" w:type="dxa"/>
            </w:tcMar>
          </w:tcPr>
          <w:p>
            <w:pPr>
              <w:pStyle w:val="PreformattedText"/>
              <w:spacing w:lineRule="exact" w:line="240" w:before="80" w:after="80"/>
              <w:ind w:hanging="0" w:left="80" w:right="80"/>
              <w:jc w:val="center"/>
              <w:rPr>
                <w:rFonts w:ascii="TeX Gyre Termes" w:hAnsi="TeX Gyre Termes"/>
                <w:sz w:val="22"/>
                <w:szCs w:val="22"/>
                <w:ins w:id="377" w:author="Bolívar Aponte Rolón" w:date="2024-08-29T14:04:16Z"/>
              </w:rPr>
            </w:pPr>
            <w:ins w:id="376" w:author="Bolívar Aponte Rolón" w:date="2024-08-29T14:04:16Z">
              <w:bookmarkStart w:id="103" w:name="rstudio_console_output"/>
              <w:bookmarkEnd w:id="103"/>
              <w:r>
                <w:rPr>
                  <w:rFonts w:eastAsia="Tex Gyre Termes" w:cs="Tex Gyre Termes" w:ascii="TeX Gyre Termes" w:hAnsi="TeX Gyre Termes"/>
                  <w:b w:val="false"/>
                  <w:i w:val="false"/>
                  <w:caps w:val="false"/>
                  <w:smallCaps w:val="false"/>
                  <w:color w:val="000000"/>
                  <w:spacing w:val="0"/>
                  <w:sz w:val="22"/>
                  <w:szCs w:val="22"/>
                  <w:u w:val="none"/>
                </w:rPr>
                <w:t>1.76</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eastAsia="Tex Gyre Termes" w:cs="Tex Gyre Termes"/>
                <w:b w:val="false"/>
                <w:i w:val="false"/>
                <w:i w:val="false"/>
                <w:color w:val="000000"/>
                <w:u w:val="none"/>
                <w:ins w:id="379" w:author="Bolívar Aponte Rolón" w:date="2024-08-29T14:04:16Z"/>
              </w:rPr>
            </w:pPr>
            <w:ins w:id="378" w:author="Bolívar Aponte Rolón" w:date="2024-08-29T14:04:16Z">
              <w:r>
                <w:rPr>
                  <w:rFonts w:eastAsia="Tex Gyre Termes" w:cs="Tex Gyre Termes"/>
                  <w:b w:val="false"/>
                  <w:i w:val="false"/>
                  <w:color w:val="000000"/>
                  <w:u w:val="none"/>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381" w:author="Bolívar Aponte Rolón" w:date="2024-08-29T14:04:16Z"/>
              </w:rPr>
            </w:pPr>
            <w:ins w:id="380" w:author="Bolívar Aponte Rolón" w:date="2024-08-29T14:04:16Z">
              <w:r>
                <w:rPr>
                  <w:rFonts w:eastAsia="Tex Gyre Termes" w:cs="Tex Gyre Termes" w:ascii="Tex Gyre Termes" w:hAnsi="Tex Gyre Termes"/>
                  <w:b w:val="false"/>
                  <w:i w:val="false"/>
                  <w:color w:val="000000"/>
                  <w:sz w:val="22"/>
                  <w:szCs w:val="22"/>
                  <w:u w:val="none"/>
                </w:rPr>
                <w:t>0.99</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383" w:author="Bolívar Aponte Rolón" w:date="2024-08-29T14:04:16Z"/>
              </w:rPr>
            </w:pPr>
            <w:ins w:id="382" w:author="Bolívar Aponte Rolón" w:date="2024-08-29T14:04:16Z">
              <w:r>
                <w:rPr>
                  <w:rFonts w:eastAsia="Tex Gyre Termes" w:cs="Tex Gyre Termes" w:ascii="TeX Gyre Termes" w:hAnsi="TeX Gyre Termes"/>
                  <w:b w:val="false"/>
                  <w:i w:val="false"/>
                  <w:color w:val="000000"/>
                  <w:sz w:val="22"/>
                  <w:szCs w:val="22"/>
                  <w:u w:val="none"/>
                </w:rPr>
              </w:r>
            </w:ins>
          </w:p>
        </w:tc>
      </w:tr>
      <w:tr>
        <w:trPr>
          <w:ins w:id="384"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ins w:id="386" w:author="Bolívar Aponte Rolón" w:date="2024-08-29T14:04:16Z"/>
              </w:rPr>
            </w:pPr>
            <w:ins w:id="385" w:author="Bolívar Aponte Rolón" w:date="2024-08-29T14:04:16Z">
              <w:r>
                <w:rPr>
                  <w:rFonts w:eastAsia="Tex Gyre Termes" w:cs="Tex Gyre Termes" w:ascii="TeX Gyre Termes" w:hAnsi="TeX Gyre Termes"/>
                  <w:b w:val="false"/>
                  <w:i w:val="false"/>
                  <w:color w:val="000000"/>
                  <w:sz w:val="22"/>
                  <w:szCs w:val="22"/>
                  <w:u w:val="none"/>
                </w:rPr>
                <w:t>Observations (residuals)</w:t>
              </w:r>
            </w:ins>
          </w:p>
        </w:tc>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388" w:author="Bolívar Aponte Rolón" w:date="2024-08-29T14:04:16Z"/>
              </w:rPr>
            </w:pPr>
            <w:ins w:id="387" w:author="Bolívar Aponte Rolón" w:date="2024-08-29T14:04:16Z">
              <w:r>
                <w:rPr>
                  <w:rFonts w:eastAsia="Tex Gyre Termes" w:cs="Tex Gyre Termes" w:ascii="TeX Gyre Termes" w:hAnsi="TeX Gyre Termes"/>
                  <w:b w:val="false"/>
                  <w:i w:val="false"/>
                  <w:color w:val="000000"/>
                  <w:sz w:val="22"/>
                  <w:szCs w:val="22"/>
                  <w:u w:val="none"/>
                </w:rPr>
                <w:t>1.30</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390" w:author="Bolívar Aponte Rolón" w:date="2024-08-29T14:04:16Z"/>
              </w:rPr>
            </w:pPr>
            <w:ins w:id="389" w:author="Bolívar Aponte Rolón" w:date="2024-08-29T14:04:16Z">
              <w:r>
                <w:rPr>
                  <w:rFonts w:eastAsia="Tex Gyre Termes" w:cs="Tex Gyre Termes" w:ascii="TeX Gyre Termes" w:hAnsi="TeX Gyre Termes"/>
                  <w:b w:val="false"/>
                  <w:i w:val="false"/>
                  <w:color w:val="000000"/>
                  <w:sz w:val="22"/>
                  <w:szCs w:val="22"/>
                  <w:u w:val="none"/>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392" w:author="Bolívar Aponte Rolón" w:date="2024-08-29T14:04:16Z"/>
              </w:rPr>
            </w:pPr>
            <w:ins w:id="391" w:author="Bolívar Aponte Rolón" w:date="2024-08-29T14:04:16Z">
              <w:r>
                <w:rPr>
                  <w:rFonts w:eastAsia="Tex Gyre Termes" w:cs="Tex Gyre Termes" w:ascii="Tex Gyre Termes" w:hAnsi="Tex Gyre Termes"/>
                  <w:b w:val="false"/>
                  <w:i w:val="false"/>
                  <w:color w:val="000000"/>
                  <w:sz w:val="22"/>
                  <w:szCs w:val="22"/>
                  <w:u w:val="none"/>
                </w:rPr>
                <w:t>0.74</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394" w:author="Bolívar Aponte Rolón" w:date="2024-08-29T14:04:16Z"/>
              </w:rPr>
            </w:pPr>
            <w:ins w:id="393" w:author="Bolívar Aponte Rolón" w:date="2024-08-29T14:04:16Z">
              <w:r>
                <w:rPr>
                  <w:rFonts w:eastAsia="Tex Gyre Termes" w:cs="Tex Gyre Termes" w:ascii="TeX Gyre Termes" w:hAnsi="TeX Gyre Termes"/>
                  <w:b w:val="false"/>
                  <w:i w:val="false"/>
                  <w:color w:val="000000"/>
                  <w:sz w:val="22"/>
                  <w:szCs w:val="22"/>
                  <w:u w:val="none"/>
                </w:rPr>
              </w:r>
            </w:ins>
          </w:p>
        </w:tc>
      </w:tr>
      <w:tr>
        <w:trPr>
          <w:ins w:id="395"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ins w:id="397" w:author="Bolívar Aponte Rolón" w:date="2024-08-29T14:04:16Z"/>
              </w:rPr>
            </w:pPr>
            <w:ins w:id="396" w:author="Bolívar Aponte Rolón" w:date="2024-08-29T14:04:16Z">
              <w:r>
                <w:rPr>
                  <w:rFonts w:eastAsia="Tex Gyre Termes" w:cs="Tex Gyre Termes" w:ascii="TeX Gyre Termes" w:hAnsi="TeX Gyre Termes"/>
                  <w:b w:val="false"/>
                  <w:i/>
                  <w:color w:val="000000"/>
                  <w:sz w:val="22"/>
                  <w:szCs w:val="22"/>
                  <w:u w:val="none"/>
                </w:rPr>
                <w:t>A. membranacea</w:t>
              </w:r>
            </w:ins>
          </w:p>
        </w:tc>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399" w:author="Bolívar Aponte Rolón" w:date="2024-08-29T14:04:16Z"/>
              </w:rPr>
            </w:pPr>
            <w:ins w:id="398" w:author="Bolívar Aponte Rolón" w:date="2024-08-29T14:04:16Z">
              <w:r>
                <w:rPr>
                  <w:rFonts w:eastAsia="Tex Gyre Termes" w:cs="Tex Gyre Termes" w:ascii="TeX Gyre Termes" w:hAnsi="TeX Gyre Termes"/>
                  <w:b w:val="false"/>
                  <w:i w:val="false"/>
                  <w:color w:val="000000"/>
                  <w:sz w:val="22"/>
                  <w:szCs w:val="22"/>
                  <w:u w:val="none"/>
                </w:rPr>
                <w:t>1.15</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401" w:author="Bolívar Aponte Rolón" w:date="2024-08-29T14:04:16Z"/>
              </w:rPr>
            </w:pPr>
            <w:ins w:id="400" w:author="Bolívar Aponte Rolón" w:date="2024-08-29T14:04:16Z">
              <w:r>
                <w:rPr>
                  <w:rFonts w:eastAsia="Tex Gyre Termes" w:cs="Tex Gyre Termes" w:ascii="TeX Gyre Termes" w:hAnsi="TeX Gyre Termes"/>
                  <w:b w:val="false"/>
                  <w:i w:val="false"/>
                  <w:color w:val="000000"/>
                  <w:sz w:val="22"/>
                  <w:szCs w:val="22"/>
                  <w:u w:val="none"/>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03" w:author="Bolívar Aponte Rolón" w:date="2024-08-29T14:04:16Z"/>
              </w:rPr>
            </w:pPr>
            <w:ins w:id="402" w:author="Bolívar Aponte Rolón" w:date="2024-08-29T14:04:16Z">
              <w:r>
                <w:rPr>
                  <w:rFonts w:eastAsia="Tex Gyre Termes" w:cs="Tex Gyre Termes" w:ascii="TeX Gyre Termes" w:hAnsi="TeX Gyre Termes"/>
                  <w:b w:val="false"/>
                  <w:i w:val="false"/>
                  <w:color w:val="000000"/>
                  <w:sz w:val="22"/>
                  <w:szCs w:val="22"/>
                  <w:u w:val="none"/>
                </w:rPr>
                <w:t>0.407</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405" w:author="Bolívar Aponte Rolón" w:date="2024-08-29T14:04:16Z"/>
              </w:rPr>
            </w:pPr>
            <w:ins w:id="404" w:author="Bolívar Aponte Rolón" w:date="2024-08-29T14:04:16Z">
              <w:r>
                <w:rPr>
                  <w:rFonts w:eastAsia="Tex Gyre Termes" w:cs="Tex Gyre Termes" w:ascii="TeX Gyre Termes" w:hAnsi="TeX Gyre Termes"/>
                  <w:b w:val="false"/>
                  <w:i w:val="false"/>
                  <w:color w:val="000000"/>
                  <w:sz w:val="22"/>
                  <w:szCs w:val="22"/>
                  <w:u w:val="none"/>
                </w:rPr>
              </w:r>
            </w:ins>
          </w:p>
        </w:tc>
      </w:tr>
      <w:tr>
        <w:trPr>
          <w:ins w:id="406"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ins w:id="408" w:author="Bolívar Aponte Rolón" w:date="2024-08-29T14:04:16Z"/>
              </w:rPr>
            </w:pPr>
            <w:ins w:id="407" w:author="Bolívar Aponte Rolón" w:date="2024-08-29T14:04:16Z">
              <w:r>
                <w:rPr>
                  <w:rFonts w:eastAsia="Tex Gyre Termes" w:cs="Tex Gyre Termes" w:ascii="TeX Gyre Termes" w:hAnsi="TeX Gyre Termes"/>
                  <w:b w:val="false"/>
                  <w:i/>
                  <w:color w:val="000000"/>
                  <w:sz w:val="22"/>
                  <w:szCs w:val="22"/>
                  <w:u w:val="none"/>
                </w:rPr>
                <w:t>C. cainito</w:t>
              </w:r>
            </w:ins>
          </w:p>
        </w:tc>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10" w:author="Bolívar Aponte Rolón" w:date="2024-08-29T14:04:16Z"/>
              </w:rPr>
            </w:pPr>
            <w:ins w:id="409" w:author="Bolívar Aponte Rolón" w:date="2024-08-29T14:04:16Z">
              <w:r>
                <w:rPr>
                  <w:rFonts w:eastAsia="Tex Gyre Termes" w:cs="Tex Gyre Termes" w:ascii="TeX Gyre Termes" w:hAnsi="TeX Gyre Termes"/>
                  <w:b w:val="false"/>
                  <w:i w:val="false"/>
                  <w:color w:val="000000"/>
                  <w:sz w:val="22"/>
                  <w:szCs w:val="22"/>
                  <w:u w:val="none"/>
                </w:rPr>
                <w:t>-1.66</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412" w:author="Bolívar Aponte Rolón" w:date="2024-08-29T14:04:16Z"/>
              </w:rPr>
            </w:pPr>
            <w:ins w:id="411" w:author="Bolívar Aponte Rolón" w:date="2024-08-29T14:04:16Z">
              <w:r>
                <w:rPr>
                  <w:rFonts w:eastAsia="Tex Gyre Termes" w:cs="Tex Gyre Termes" w:ascii="TeX Gyre Termes" w:hAnsi="TeX Gyre Termes"/>
                  <w:b w:val="false"/>
                  <w:i w:val="false"/>
                  <w:color w:val="000000"/>
                  <w:sz w:val="22"/>
                  <w:szCs w:val="22"/>
                  <w:u w:val="none"/>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14" w:author="Bolívar Aponte Rolón" w:date="2024-08-29T14:04:16Z"/>
              </w:rPr>
            </w:pPr>
            <w:ins w:id="413" w:author="Bolívar Aponte Rolón" w:date="2024-08-29T14:04:16Z">
              <w:r>
                <w:rPr>
                  <w:rFonts w:eastAsia="Tex Gyre Termes" w:cs="Tex Gyre Termes" w:ascii="TeX Gyre Termes" w:hAnsi="TeX Gyre Termes"/>
                  <w:b w:val="false"/>
                  <w:i w:val="false"/>
                  <w:color w:val="000000"/>
                  <w:sz w:val="22"/>
                  <w:szCs w:val="22"/>
                  <w:u w:val="none"/>
                </w:rPr>
                <w:t>-0.531</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416" w:author="Bolívar Aponte Rolón" w:date="2024-08-29T14:04:16Z"/>
              </w:rPr>
            </w:pPr>
            <w:ins w:id="415" w:author="Bolívar Aponte Rolón" w:date="2024-08-29T14:04:16Z">
              <w:r>
                <w:rPr>
                  <w:rFonts w:eastAsia="Tex Gyre Termes" w:cs="Tex Gyre Termes" w:ascii="TeX Gyre Termes" w:hAnsi="TeX Gyre Termes"/>
                  <w:b w:val="false"/>
                  <w:i w:val="false"/>
                  <w:color w:val="000000"/>
                  <w:sz w:val="22"/>
                  <w:szCs w:val="22"/>
                  <w:u w:val="none"/>
                </w:rPr>
              </w:r>
            </w:ins>
          </w:p>
        </w:tc>
      </w:tr>
      <w:tr>
        <w:trPr>
          <w:ins w:id="417"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ins w:id="419" w:author="Bolívar Aponte Rolón" w:date="2024-08-29T14:04:16Z"/>
              </w:rPr>
            </w:pPr>
            <w:ins w:id="418" w:author="Bolívar Aponte Rolón" w:date="2024-08-29T14:04:16Z">
              <w:r>
                <w:rPr>
                  <w:rFonts w:eastAsia="Tex Gyre Termes" w:cs="Tex Gyre Termes" w:ascii="TeX Gyre Termes" w:hAnsi="TeX Gyre Termes"/>
                  <w:b w:val="false"/>
                  <w:i/>
                  <w:color w:val="000000"/>
                  <w:sz w:val="22"/>
                  <w:szCs w:val="22"/>
                  <w:u w:val="none"/>
                </w:rPr>
                <w:t>C. alliodora</w:t>
              </w:r>
            </w:ins>
          </w:p>
        </w:tc>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21" w:author="Bolívar Aponte Rolón" w:date="2024-08-29T14:04:16Z"/>
              </w:rPr>
            </w:pPr>
            <w:ins w:id="420" w:author="Bolívar Aponte Rolón" w:date="2024-08-29T14:04:16Z">
              <w:r>
                <w:rPr>
                  <w:rFonts w:eastAsia="Tex Gyre Termes" w:cs="Tex Gyre Termes" w:ascii="TeX Gyre Termes" w:hAnsi="TeX Gyre Termes"/>
                  <w:b w:val="false"/>
                  <w:i w:val="false"/>
                  <w:color w:val="000000"/>
                  <w:sz w:val="22"/>
                  <w:szCs w:val="22"/>
                  <w:u w:val="none"/>
                </w:rPr>
                <w:t>1.17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423" w:author="Bolívar Aponte Rolón" w:date="2024-08-29T14:04:16Z"/>
              </w:rPr>
            </w:pPr>
            <w:ins w:id="422" w:author="Bolívar Aponte Rolón" w:date="2024-08-29T14:04:16Z">
              <w:r>
                <w:rPr>
                  <w:rFonts w:eastAsia="Tex Gyre Termes" w:cs="Tex Gyre Termes" w:ascii="TeX Gyre Termes" w:hAnsi="TeX Gyre Termes"/>
                  <w:b w:val="false"/>
                  <w:i w:val="false"/>
                  <w:color w:val="000000"/>
                  <w:sz w:val="22"/>
                  <w:szCs w:val="22"/>
                  <w:u w:val="none"/>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25" w:author="Bolívar Aponte Rolón" w:date="2024-08-29T14:04:16Z"/>
              </w:rPr>
            </w:pPr>
            <w:ins w:id="424" w:author="Bolívar Aponte Rolón" w:date="2024-08-29T14:04:16Z">
              <w:r>
                <w:rPr>
                  <w:rFonts w:eastAsia="Tex Gyre Termes" w:cs="Tex Gyre Termes" w:ascii="TeX Gyre Termes" w:hAnsi="TeX Gyre Termes"/>
                  <w:b w:val="false"/>
                  <w:i w:val="false"/>
                  <w:color w:val="000000"/>
                  <w:sz w:val="22"/>
                  <w:szCs w:val="22"/>
                  <w:u w:val="none"/>
                </w:rPr>
                <w:t>0.215</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427" w:author="Bolívar Aponte Rolón" w:date="2024-08-29T14:04:16Z"/>
              </w:rPr>
            </w:pPr>
            <w:ins w:id="426" w:author="Bolívar Aponte Rolón" w:date="2024-08-29T14:04:16Z">
              <w:r>
                <w:rPr>
                  <w:rFonts w:eastAsia="Tex Gyre Termes" w:cs="Tex Gyre Termes" w:ascii="TeX Gyre Termes" w:hAnsi="TeX Gyre Termes"/>
                  <w:b w:val="false"/>
                  <w:i w:val="false"/>
                  <w:color w:val="000000"/>
                  <w:sz w:val="22"/>
                  <w:szCs w:val="22"/>
                  <w:u w:val="none"/>
                </w:rPr>
              </w:r>
            </w:ins>
          </w:p>
        </w:tc>
      </w:tr>
      <w:tr>
        <w:trPr>
          <w:ins w:id="428" w:author="Bolívar Aponte Rolón" w:date="2024-08-29T14:04:16Z"/>
          <w:trHeight w:val="348"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ins w:id="431" w:author="Bolívar Aponte Rolón" w:date="2024-08-29T14:04:16Z"/>
              </w:rPr>
            </w:pPr>
            <w:ins w:id="429" w:author="Bolívar Aponte Rolón" w:date="2024-08-29T14:04:16Z">
              <w:r>
                <w:rPr>
                  <w:rFonts w:eastAsia="Tex Gyre Termes" w:cs="Tex Gyre Termes" w:ascii="TeX Gyre Termes" w:hAnsi="TeX Gyre Termes"/>
                  <w:b w:val="false"/>
                  <w:i/>
                  <w:color w:val="000000"/>
                  <w:sz w:val="22"/>
                  <w:szCs w:val="22"/>
                  <w:u w:val="none"/>
                </w:rPr>
                <w:t xml:space="preserve">Dipteryx </w:t>
              </w:r>
            </w:ins>
            <w:ins w:id="430" w:author="Bolívar Aponte Rolón" w:date="2024-08-29T14:04:16Z">
              <w:r>
                <w:rPr>
                  <w:rFonts w:eastAsia="Tex Gyre Termes" w:cs="Tex Gyre Termes" w:ascii="TeX Gyre Termes" w:hAnsi="TeX Gyre Termes"/>
                  <w:b w:val="false"/>
                  <w:i w:val="false"/>
                  <w:iCs w:val="false"/>
                  <w:color w:val="000000"/>
                  <w:sz w:val="22"/>
                  <w:szCs w:val="22"/>
                  <w:u w:val="none"/>
                </w:rPr>
                <w:t>sp.</w:t>
              </w:r>
            </w:ins>
          </w:p>
        </w:tc>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33" w:author="Bolívar Aponte Rolón" w:date="2024-08-29T14:04:16Z"/>
              </w:rPr>
            </w:pPr>
            <w:ins w:id="432" w:author="Bolívar Aponte Rolón" w:date="2024-08-29T14:04:16Z">
              <w:r>
                <w:rPr>
                  <w:rFonts w:eastAsia="Tex Gyre Termes" w:cs="Tex Gyre Termes" w:ascii="TeX Gyre Termes" w:hAnsi="TeX Gyre Termes"/>
                  <w:b w:val="false"/>
                  <w:i w:val="false"/>
                  <w:color w:val="000000"/>
                  <w:sz w:val="22"/>
                  <w:szCs w:val="22"/>
                  <w:u w:val="none"/>
                </w:rPr>
                <w:t>-0.967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435" w:author="Bolívar Aponte Rolón" w:date="2024-08-29T14:04:16Z"/>
              </w:rPr>
            </w:pPr>
            <w:ins w:id="434" w:author="Bolívar Aponte Rolón" w:date="2024-08-29T14:04:16Z">
              <w:r>
                <w:rPr>
                  <w:rFonts w:eastAsia="Tex Gyre Termes" w:cs="Tex Gyre Termes" w:ascii="TeX Gyre Termes" w:hAnsi="TeX Gyre Termes"/>
                  <w:b w:val="false"/>
                  <w:i w:val="false"/>
                  <w:color w:val="000000"/>
                  <w:sz w:val="22"/>
                  <w:szCs w:val="22"/>
                  <w:u w:val="none"/>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37" w:author="Bolívar Aponte Rolón" w:date="2024-08-29T14:04:16Z"/>
              </w:rPr>
            </w:pPr>
            <w:ins w:id="436" w:author="Bolívar Aponte Rolón" w:date="2024-08-29T14:04:16Z">
              <w:r>
                <w:rPr>
                  <w:rFonts w:eastAsia="Tex Gyre Termes" w:cs="Tex Gyre Termes" w:ascii="TeX Gyre Termes" w:hAnsi="TeX Gyre Termes"/>
                  <w:b w:val="false"/>
                  <w:i w:val="false"/>
                  <w:color w:val="000000"/>
                  <w:sz w:val="22"/>
                  <w:szCs w:val="22"/>
                  <w:u w:val="none"/>
                </w:rPr>
                <w:t>0.434</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439" w:author="Bolívar Aponte Rolón" w:date="2024-08-29T14:04:16Z"/>
              </w:rPr>
            </w:pPr>
            <w:ins w:id="438" w:author="Bolívar Aponte Rolón" w:date="2024-08-29T14:04:16Z">
              <w:r>
                <w:rPr>
                  <w:rFonts w:eastAsia="Tex Gyre Termes" w:cs="Tex Gyre Termes" w:ascii="TeX Gyre Termes" w:hAnsi="TeX Gyre Termes"/>
                  <w:b w:val="false"/>
                  <w:i w:val="false"/>
                  <w:color w:val="000000"/>
                  <w:sz w:val="22"/>
                  <w:szCs w:val="22"/>
                  <w:u w:val="none"/>
                </w:rPr>
              </w:r>
            </w:ins>
          </w:p>
        </w:tc>
      </w:tr>
      <w:tr>
        <w:trPr>
          <w:ins w:id="440"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ins w:id="442" w:author="Bolívar Aponte Rolón" w:date="2024-08-29T14:04:16Z"/>
              </w:rPr>
            </w:pPr>
            <w:ins w:id="441" w:author="Bolívar Aponte Rolón" w:date="2024-08-29T14:04:16Z">
              <w:r>
                <w:rPr>
                  <w:rFonts w:eastAsia="Tex Gyre Termes" w:cs="Tex Gyre Termes" w:ascii="TeX Gyre Termes" w:hAnsi="TeX Gyre Termes"/>
                  <w:b w:val="false"/>
                  <w:i/>
                  <w:color w:val="000000"/>
                  <w:sz w:val="22"/>
                  <w:szCs w:val="22"/>
                  <w:u w:val="none"/>
                </w:rPr>
                <w:t>H. concinna</w:t>
              </w:r>
            </w:ins>
          </w:p>
        </w:tc>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44" w:author="Bolívar Aponte Rolón" w:date="2024-08-29T14:04:16Z"/>
              </w:rPr>
            </w:pPr>
            <w:ins w:id="443" w:author="Bolívar Aponte Rolón" w:date="2024-08-29T14:04:16Z">
              <w:r>
                <w:rPr>
                  <w:rFonts w:eastAsia="Tex Gyre Termes" w:cs="Tex Gyre Termes" w:ascii="TeX Gyre Termes" w:hAnsi="TeX Gyre Termes"/>
                  <w:b w:val="false"/>
                  <w:i w:val="false"/>
                  <w:color w:val="000000"/>
                  <w:sz w:val="22"/>
                  <w:szCs w:val="22"/>
                  <w:u w:val="none"/>
                </w:rPr>
                <w:t>-1.88</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446" w:author="Bolívar Aponte Rolón" w:date="2024-08-29T14:04:16Z"/>
              </w:rPr>
            </w:pPr>
            <w:ins w:id="445" w:author="Bolívar Aponte Rolón" w:date="2024-08-29T14:04:16Z">
              <w:r>
                <w:rPr>
                  <w:rFonts w:eastAsia="Tex Gyre Termes" w:cs="Tex Gyre Termes" w:ascii="TeX Gyre Termes" w:hAnsi="TeX Gyre Termes"/>
                  <w:b w:val="false"/>
                  <w:i w:val="false"/>
                  <w:color w:val="000000"/>
                  <w:sz w:val="22"/>
                  <w:szCs w:val="22"/>
                  <w:u w:val="none"/>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48" w:author="Bolívar Aponte Rolón" w:date="2024-08-29T14:04:16Z"/>
              </w:rPr>
            </w:pPr>
            <w:ins w:id="447" w:author="Bolívar Aponte Rolón" w:date="2024-08-29T14:04:16Z">
              <w:r>
                <w:rPr>
                  <w:rFonts w:eastAsia="Tex Gyre Termes" w:cs="Tex Gyre Termes" w:ascii="TeX Gyre Termes" w:hAnsi="TeX Gyre Termes"/>
                  <w:b w:val="false"/>
                  <w:i w:val="false"/>
                  <w:color w:val="000000"/>
                  <w:sz w:val="22"/>
                  <w:szCs w:val="22"/>
                  <w:u w:val="none"/>
                </w:rPr>
                <w:t>-0.443</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450" w:author="Bolívar Aponte Rolón" w:date="2024-08-29T14:04:16Z"/>
              </w:rPr>
            </w:pPr>
            <w:ins w:id="449" w:author="Bolívar Aponte Rolón" w:date="2024-08-29T14:04:16Z">
              <w:r>
                <w:rPr>
                  <w:rFonts w:eastAsia="Tex Gyre Termes" w:cs="Tex Gyre Termes" w:ascii="TeX Gyre Termes" w:hAnsi="TeX Gyre Termes"/>
                  <w:b w:val="false"/>
                  <w:i w:val="false"/>
                  <w:color w:val="000000"/>
                  <w:sz w:val="22"/>
                  <w:szCs w:val="22"/>
                  <w:u w:val="none"/>
                </w:rPr>
              </w:r>
            </w:ins>
          </w:p>
        </w:tc>
      </w:tr>
      <w:tr>
        <w:trPr>
          <w:ins w:id="451" w:author="Bolívar Aponte Rolón" w:date="2024-08-29T14:04:16Z"/>
          <w:trHeight w:val="360" w:hRule="atLeast"/>
        </w:trPr>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0" w:right="80"/>
              <w:jc w:val="right"/>
              <w:rPr>
                <w:rFonts w:ascii="TeX Gyre Termes" w:hAnsi="TeX Gyre Termes"/>
                <w:sz w:val="22"/>
                <w:szCs w:val="22"/>
                <w:ins w:id="453" w:author="Bolívar Aponte Rolón" w:date="2024-08-29T14:04:16Z"/>
              </w:rPr>
            </w:pPr>
            <w:ins w:id="452" w:author="Bolívar Aponte Rolón" w:date="2024-08-29T14:04:16Z">
              <w:r>
                <w:rPr>
                  <w:rFonts w:eastAsia="Tex Gyre Termes" w:cs="Tex Gyre Termes" w:ascii="TeX Gyre Termes" w:hAnsi="TeX Gyre Termes"/>
                  <w:b w:val="false"/>
                  <w:i/>
                  <w:color w:val="000000"/>
                  <w:sz w:val="22"/>
                  <w:szCs w:val="22"/>
                  <w:u w:val="none"/>
                </w:rPr>
                <w:t>L. panamensis</w:t>
              </w:r>
            </w:ins>
          </w:p>
        </w:tc>
        <w:tc>
          <w:tcPr>
            <w:tcW w:w="1900"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55" w:author="Bolívar Aponte Rolón" w:date="2024-08-29T14:04:16Z"/>
              </w:rPr>
            </w:pPr>
            <w:ins w:id="454" w:author="Bolívar Aponte Rolón" w:date="2024-08-29T14:04:16Z">
              <w:r>
                <w:rPr>
                  <w:rFonts w:eastAsia="Tex Gyre Termes" w:cs="Tex Gyre Termes" w:ascii="TeX Gyre Termes" w:hAnsi="TeX Gyre Termes"/>
                  <w:b w:val="false"/>
                  <w:i w:val="false"/>
                  <w:color w:val="000000"/>
                  <w:sz w:val="22"/>
                  <w:szCs w:val="22"/>
                  <w:u w:val="none"/>
                </w:rPr>
                <w:t>1.97</w:t>
              </w:r>
            </w:ins>
          </w:p>
        </w:tc>
        <w:tc>
          <w:tcPr>
            <w:tcW w:w="1824"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457" w:author="Bolívar Aponte Rolón" w:date="2024-08-29T14:04:16Z"/>
              </w:rPr>
            </w:pPr>
            <w:ins w:id="456" w:author="Bolívar Aponte Rolón" w:date="2024-08-29T14:04:16Z">
              <w:r>
                <w:rPr>
                  <w:rFonts w:eastAsia="Tex Gyre Termes" w:cs="Tex Gyre Termes" w:ascii="TeX Gyre Termes" w:hAnsi="TeX Gyre Termes"/>
                  <w:b w:val="false"/>
                  <w:i w:val="false"/>
                  <w:color w:val="000000"/>
                  <w:sz w:val="22"/>
                  <w:szCs w:val="22"/>
                  <w:u w:val="none"/>
                </w:rPr>
              </w:r>
            </w:ins>
          </w:p>
        </w:tc>
        <w:tc>
          <w:tcPr>
            <w:tcW w:w="1979" w:type="dxa"/>
            <w:tcBorders/>
            <w:shd w:color="auto" w:fill="FFFFFF" w:val="clear"/>
            <w:tcMar>
              <w:top w:w="55" w:type="dxa"/>
              <w:left w:w="55" w:type="dxa"/>
              <w:bottom w:w="55" w:type="dxa"/>
              <w:right w:w="55" w:type="dxa"/>
            </w:tcMar>
          </w:tcPr>
          <w:p>
            <w:pPr>
              <w:pStyle w:val="Normal"/>
              <w:spacing w:lineRule="exact" w:line="240" w:before="80" w:after="80"/>
              <w:ind w:hanging="0" w:left="80" w:right="80"/>
              <w:jc w:val="center"/>
              <w:rPr>
                <w:rFonts w:ascii="TeX Gyre Termes" w:hAnsi="TeX Gyre Termes"/>
                <w:sz w:val="22"/>
                <w:szCs w:val="22"/>
                <w:ins w:id="459" w:author="Bolívar Aponte Rolón" w:date="2024-08-29T14:04:16Z"/>
              </w:rPr>
            </w:pPr>
            <w:ins w:id="458" w:author="Bolívar Aponte Rolón" w:date="2024-08-29T14:04:16Z">
              <w:r>
                <w:rPr>
                  <w:rFonts w:eastAsia="Tex Gyre Termes" w:cs="Tex Gyre Termes" w:ascii="TeX Gyre Termes" w:hAnsi="TeX Gyre Termes"/>
                  <w:b w:val="false"/>
                  <w:i w:val="false"/>
                  <w:color w:val="000000"/>
                  <w:sz w:val="22"/>
                  <w:szCs w:val="22"/>
                  <w:u w:val="none"/>
                </w:rPr>
                <w:t>0.13</w:t>
              </w:r>
            </w:ins>
          </w:p>
        </w:tc>
        <w:tc>
          <w:tcPr>
            <w:tcW w:w="1908" w:type="dxa"/>
            <w:tcBorders/>
            <w:shd w:color="auto" w:fill="FFFFFF" w:val="clear"/>
            <w:tcMar>
              <w:top w:w="55" w:type="dxa"/>
              <w:left w:w="55" w:type="dxa"/>
              <w:bottom w:w="55" w:type="dxa"/>
              <w:right w:w="55" w:type="dxa"/>
            </w:tcM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461" w:author="Bolívar Aponte Rolón" w:date="2024-08-29T14:04:16Z"/>
              </w:rPr>
            </w:pPr>
            <w:ins w:id="460" w:author="Bolívar Aponte Rolón" w:date="2024-08-29T14:04:16Z">
              <w:r>
                <w:rPr>
                  <w:rFonts w:eastAsia="Tex Gyre Termes" w:cs="Tex Gyre Termes" w:ascii="TeX Gyre Termes" w:hAnsi="TeX Gyre Termes"/>
                  <w:b w:val="false"/>
                  <w:i w:val="false"/>
                  <w:color w:val="000000"/>
                  <w:sz w:val="22"/>
                  <w:szCs w:val="22"/>
                  <w:u w:val="none"/>
                </w:rPr>
              </w:r>
            </w:ins>
          </w:p>
        </w:tc>
      </w:tr>
      <w:tr>
        <w:trPr>
          <w:ins w:id="462" w:author="Bolívar Aponte Rolón" w:date="2024-08-29T14:04:16Z"/>
          <w:trHeight w:val="360" w:hRule="atLeast"/>
        </w:trPr>
        <w:tc>
          <w:tcPr>
            <w:tcW w:w="1900" w:type="dxa"/>
            <w:tcBorders>
              <w:bottom w:val="single" w:sz="16" w:space="0" w:color="000000"/>
            </w:tcBorders>
            <w:shd w:color="auto" w:fill="FFFFFF" w:val="clear"/>
          </w:tcPr>
          <w:p>
            <w:pPr>
              <w:pStyle w:val="Normal"/>
              <w:spacing w:lineRule="exact" w:line="240" w:before="80" w:after="80"/>
              <w:ind w:hanging="0" w:left="0" w:right="80"/>
              <w:jc w:val="right"/>
              <w:rPr>
                <w:rFonts w:ascii="TeX Gyre Termes" w:hAnsi="TeX Gyre Termes"/>
                <w:sz w:val="22"/>
                <w:szCs w:val="22"/>
                <w:ins w:id="464" w:author="Bolívar Aponte Rolón" w:date="2024-08-29T14:04:16Z"/>
              </w:rPr>
            </w:pPr>
            <w:ins w:id="463" w:author="Bolívar Aponte Rolón" w:date="2024-08-29T14:04:16Z">
              <w:r>
                <w:rPr>
                  <w:rFonts w:eastAsia="Tex Gyre Termes" w:cs="Tex Gyre Termes" w:ascii="TeX Gyre Termes" w:hAnsi="TeX Gyre Termes"/>
                  <w:b w:val="false"/>
                  <w:i/>
                  <w:color w:val="000000"/>
                  <w:sz w:val="22"/>
                  <w:szCs w:val="22"/>
                  <w:u w:val="none"/>
                </w:rPr>
                <w:t>T. cacao</w:t>
              </w:r>
            </w:ins>
          </w:p>
        </w:tc>
        <w:tc>
          <w:tcPr>
            <w:tcW w:w="1900"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466" w:author="Bolívar Aponte Rolón" w:date="2024-08-29T14:04:16Z"/>
              </w:rPr>
            </w:pPr>
            <w:ins w:id="465" w:author="Bolívar Aponte Rolón" w:date="2024-08-29T14:04:16Z">
              <w:r>
                <w:rPr>
                  <w:rFonts w:eastAsia="Tex Gyre Termes" w:cs="Tex Gyre Termes" w:ascii="TeX Gyre Termes" w:hAnsi="TeX Gyre Termes"/>
                  <w:b w:val="false"/>
                  <w:i w:val="false"/>
                  <w:color w:val="000000"/>
                  <w:sz w:val="22"/>
                  <w:szCs w:val="22"/>
                  <w:u w:val="none"/>
                </w:rPr>
                <w:t>0.22</w:t>
              </w:r>
            </w:ins>
          </w:p>
        </w:tc>
        <w:tc>
          <w:tcPr>
            <w:tcW w:w="1824"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ins w:id="468" w:author="Bolívar Aponte Rolón" w:date="2024-08-29T14:04:16Z"/>
              </w:rPr>
            </w:pPr>
            <w:ins w:id="467" w:author="Bolívar Aponte Rolón" w:date="2024-08-29T14:04:16Z">
              <w:r>
                <w:rPr>
                  <w:rFonts w:eastAsia="Tex Gyre Termes" w:cs="Tex Gyre Termes" w:ascii="TeX Gyre Termes" w:hAnsi="TeX Gyre Termes"/>
                  <w:b w:val="false"/>
                  <w:i w:val="false"/>
                  <w:color w:val="000000"/>
                  <w:sz w:val="22"/>
                  <w:szCs w:val="22"/>
                  <w:u w:val="none"/>
                </w:rPr>
              </w:r>
            </w:ins>
          </w:p>
        </w:tc>
        <w:tc>
          <w:tcPr>
            <w:tcW w:w="1979" w:type="dxa"/>
            <w:tcBorders>
              <w:bottom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470" w:author="Bolívar Aponte Rolón" w:date="2024-08-29T14:04:16Z"/>
              </w:rPr>
            </w:pPr>
            <w:ins w:id="469" w:author="Bolívar Aponte Rolón" w:date="2024-08-29T14:04:16Z">
              <w:r>
                <w:rPr>
                  <w:rFonts w:eastAsia="Tex Gyre Termes" w:cs="Tex Gyre Termes" w:ascii="TeX Gyre Termes" w:hAnsi="TeX Gyre Termes"/>
                  <w:b w:val="false"/>
                  <w:i w:val="false"/>
                  <w:color w:val="000000"/>
                  <w:sz w:val="22"/>
                  <w:szCs w:val="22"/>
                  <w:u w:val="none"/>
                </w:rPr>
                <w:t>-0.213</w:t>
              </w:r>
            </w:ins>
          </w:p>
        </w:tc>
        <w:tc>
          <w:tcPr>
            <w:tcW w:w="1908" w:type="dxa"/>
            <w:tcBorders>
              <w:bottom w:val="single" w:sz="16"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ins w:id="472" w:author="Bolívar Aponte Rolón" w:date="2024-08-29T14:04:16Z"/>
              </w:rPr>
            </w:pPr>
            <w:ins w:id="471" w:author="Bolívar Aponte Rolón" w:date="2024-08-29T14:04:16Z">
              <w:r>
                <w:rPr>
                  <w:rFonts w:eastAsia="Tex Gyre Termes" w:cs="Tex Gyre Termes" w:ascii="TeX Gyre Termes" w:hAnsi="TeX Gyre Termes"/>
                  <w:b w:val="false"/>
                  <w:i w:val="false"/>
                  <w:color w:val="000000"/>
                  <w:sz w:val="22"/>
                  <w:szCs w:val="22"/>
                  <w:u w:val="none"/>
                </w:rPr>
              </w:r>
            </w:ins>
          </w:p>
        </w:tc>
      </w:tr>
      <w:tr>
        <w:trPr>
          <w:ins w:id="473" w:author="Bolívar Aponte Rolón" w:date="2024-08-29T14:04:16Z"/>
          <w:trHeight w:val="360" w:hRule="atLeast"/>
        </w:trPr>
        <w:tc>
          <w:tcPr>
            <w:tcW w:w="1900" w:type="dxa"/>
            <w:tcBorders>
              <w:top w:val="single" w:sz="16" w:space="0" w:color="000000"/>
            </w:tcBorders>
            <w:shd w:color="auto" w:fill="FFFFFF" w:val="clear"/>
          </w:tcPr>
          <w:p>
            <w:pPr>
              <w:pStyle w:val="Normal"/>
              <w:spacing w:lineRule="exact" w:line="240" w:before="80" w:after="80"/>
              <w:ind w:hanging="0" w:left="0" w:right="80"/>
              <w:jc w:val="left"/>
              <w:rPr>
                <w:rFonts w:ascii="TeX Gyre Termes" w:hAnsi="TeX Gyre Termes"/>
                <w:sz w:val="22"/>
                <w:szCs w:val="22"/>
                <w:ins w:id="475" w:author="Bolívar Aponte Rolón" w:date="2024-08-29T14:04:16Z"/>
              </w:rPr>
            </w:pPr>
            <w:ins w:id="474" w:author="Bolívar Aponte Rolón" w:date="2024-08-29T14:04:16Z">
              <w:r>
                <w:rPr>
                  <w:rFonts w:eastAsia="Tex Gyre Termes" w:cs="Tex Gyre Termes" w:ascii="TeX Gyre Termes" w:hAnsi="TeX Gyre Termes"/>
                  <w:b w:val="false"/>
                  <w:i w:val="false"/>
                  <w:color w:val="000000"/>
                  <w:sz w:val="22"/>
                  <w:szCs w:val="22"/>
                  <w:u w:val="none"/>
                </w:rPr>
                <w:t>N</w:t>
              </w:r>
            </w:ins>
          </w:p>
        </w:tc>
        <w:tc>
          <w:tcPr>
            <w:tcW w:w="1900"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477" w:author="Bolívar Aponte Rolón" w:date="2024-08-29T14:04:16Z"/>
              </w:rPr>
            </w:pPr>
            <w:ins w:id="476" w:author="Bolívar Aponte Rolón" w:date="2024-08-29T14:04:16Z">
              <w:r>
                <w:rPr>
                  <w:rFonts w:eastAsia="Tex Gyre Termes" w:cs="Tex Gyre Termes" w:ascii="TeX Gyre Termes" w:hAnsi="TeX Gyre Termes"/>
                  <w:b w:val="false"/>
                  <w:i w:val="false"/>
                  <w:color w:val="000000"/>
                  <w:sz w:val="22"/>
                  <w:szCs w:val="22"/>
                  <w:u w:val="none"/>
                </w:rPr>
                <w:t>210</w:t>
              </w:r>
            </w:ins>
          </w:p>
        </w:tc>
        <w:tc>
          <w:tcPr>
            <w:tcW w:w="1824"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479" w:author="Bolívar Aponte Rolón" w:date="2024-08-29T14:04:16Z"/>
              </w:rPr>
            </w:pPr>
            <w:ins w:id="478" w:author="Bolívar Aponte Rolón" w:date="2024-08-29T14:04:16Z">
              <w:r>
                <w:rPr/>
              </w:r>
            </w:ins>
          </w:p>
        </w:tc>
        <w:tc>
          <w:tcPr>
            <w:tcW w:w="1979" w:type="dxa"/>
            <w:tcBorders>
              <w:top w:val="single" w:sz="16"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481" w:author="Bolívar Aponte Rolón" w:date="2024-08-29T14:04:16Z"/>
              </w:rPr>
            </w:pPr>
            <w:ins w:id="480" w:author="Bolívar Aponte Rolón" w:date="2024-08-29T14:04:16Z">
              <w:r>
                <w:rPr>
                  <w:rFonts w:eastAsia="Tex Gyre Termes" w:cs="Tex Gyre Termes" w:ascii="TeX Gyre Termes" w:hAnsi="TeX Gyre Termes"/>
                  <w:b w:val="false"/>
                  <w:i w:val="false"/>
                  <w:color w:val="000000"/>
                  <w:sz w:val="22"/>
                  <w:szCs w:val="22"/>
                  <w:u w:val="none"/>
                </w:rPr>
                <w:t>382</w:t>
              </w:r>
            </w:ins>
          </w:p>
        </w:tc>
        <w:tc>
          <w:tcPr>
            <w:tcW w:w="1908" w:type="dxa"/>
            <w:tcBorders>
              <w:top w:val="single" w:sz="16"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ins w:id="483" w:author="Bolívar Aponte Rolón" w:date="2024-08-29T14:04:16Z"/>
              </w:rPr>
            </w:pPr>
            <w:ins w:id="482" w:author="Bolívar Aponte Rolón" w:date="2024-08-29T14:04:16Z">
              <w:r>
                <w:rPr/>
              </w:r>
            </w:ins>
          </w:p>
        </w:tc>
      </w:tr>
      <w:tr>
        <w:trPr>
          <w:ins w:id="484" w:author="Bolívar Aponte Rolón" w:date="2024-08-29T14:04:16Z"/>
          <w:trHeight w:val="360" w:hRule="atLeast"/>
        </w:trPr>
        <w:tc>
          <w:tcPr>
            <w:tcW w:w="1900" w:type="dxa"/>
            <w:tcBorders/>
            <w:shd w:color="auto" w:fill="FFFFFF" w:val="clear"/>
          </w:tcPr>
          <w:p>
            <w:pPr>
              <w:pStyle w:val="Normal"/>
              <w:spacing w:lineRule="exact" w:line="240" w:before="80" w:after="80"/>
              <w:ind w:hanging="0" w:left="0" w:right="80"/>
              <w:jc w:val="left"/>
              <w:rPr>
                <w:rFonts w:ascii="TeX Gyre Termes" w:hAnsi="TeX Gyre Termes"/>
                <w:sz w:val="22"/>
                <w:szCs w:val="22"/>
                <w:ins w:id="486" w:author="Bolívar Aponte Rolón" w:date="2024-08-29T14:04:16Z"/>
              </w:rPr>
            </w:pPr>
            <w:ins w:id="485" w:author="Bolívar Aponte Rolón" w:date="2024-08-29T14:04:16Z">
              <w:r>
                <w:rPr>
                  <w:rFonts w:eastAsia="Tex Gyre Termes" w:cs="Tex Gyre Termes" w:ascii="TeX Gyre Termes" w:hAnsi="TeX Gyre Termes"/>
                  <w:b w:val="false"/>
                  <w:i w:val="false"/>
                  <w:color w:val="000000"/>
                  <w:sz w:val="22"/>
                  <w:szCs w:val="22"/>
                  <w:u w:val="none"/>
                </w:rPr>
                <w:t>logLik</w:t>
              </w:r>
            </w:ins>
          </w:p>
        </w:tc>
        <w:tc>
          <w:tcPr>
            <w:tcW w:w="1900"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488" w:author="Bolívar Aponte Rolón" w:date="2024-08-29T14:04:16Z"/>
              </w:rPr>
            </w:pPr>
            <w:ins w:id="487" w:author="Bolívar Aponte Rolón" w:date="2024-08-29T14:04:16Z">
              <w:r>
                <w:rPr>
                  <w:rFonts w:eastAsia="Tex Gyre Termes" w:cs="Tex Gyre Termes" w:ascii="TeX Gyre Termes" w:hAnsi="TeX Gyre Termes"/>
                  <w:b w:val="false"/>
                  <w:i w:val="false"/>
                  <w:color w:val="000000"/>
                  <w:sz w:val="22"/>
                  <w:szCs w:val="22"/>
                  <w:u w:val="none"/>
                </w:rPr>
                <w:t>-298.573</w:t>
              </w:r>
            </w:ins>
          </w:p>
        </w:tc>
        <w:tc>
          <w:tcPr>
            <w:tcW w:w="1824"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490" w:author="Bolívar Aponte Rolón" w:date="2024-08-29T14:04:16Z"/>
              </w:rPr>
            </w:pPr>
            <w:ins w:id="489" w:author="Bolívar Aponte Rolón" w:date="2024-08-29T14:04:16Z">
              <w:r>
                <w:rPr/>
              </w:r>
            </w:ins>
          </w:p>
        </w:tc>
        <w:tc>
          <w:tcPr>
            <w:tcW w:w="1979" w:type="dxa"/>
            <w:tcBorders/>
            <w:shd w:color="auto" w:fill="FFFFFF" w:val="clear"/>
          </w:tcPr>
          <w:p>
            <w:pPr>
              <w:pStyle w:val="Normal"/>
              <w:spacing w:lineRule="exact" w:line="240" w:before="80" w:after="80"/>
              <w:ind w:hanging="0" w:left="80" w:right="80"/>
              <w:jc w:val="center"/>
              <w:rPr>
                <w:rFonts w:ascii="TeX Gyre Termes" w:hAnsi="TeX Gyre Termes"/>
                <w:sz w:val="22"/>
                <w:szCs w:val="22"/>
                <w:ins w:id="492" w:author="Bolívar Aponte Rolón" w:date="2024-08-29T14:04:16Z"/>
              </w:rPr>
            </w:pPr>
            <w:ins w:id="491" w:author="Bolívar Aponte Rolón" w:date="2024-08-29T14:04:16Z">
              <w:r>
                <w:rPr>
                  <w:rFonts w:eastAsia="Tex Gyre Termes" w:cs="Tex Gyre Termes" w:ascii="TeX Gyre Termes" w:hAnsi="TeX Gyre Termes"/>
                  <w:b w:val="false"/>
                  <w:i w:val="false"/>
                  <w:color w:val="000000"/>
                  <w:sz w:val="22"/>
                  <w:szCs w:val="22"/>
                  <w:u w:val="none"/>
                </w:rPr>
                <w:t>-443.514</w:t>
              </w:r>
            </w:ins>
          </w:p>
        </w:tc>
        <w:tc>
          <w:tcPr>
            <w:tcW w:w="1908" w:type="dxa"/>
            <w:tcBorders/>
            <w:shd w:color="auto" w:fill="FFFFFF" w:val="clear"/>
          </w:tcPr>
          <w:p>
            <w:pPr>
              <w:pStyle w:val="Normal"/>
              <w:spacing w:lineRule="exact" w:line="240" w:before="80" w:after="80"/>
              <w:ind w:hanging="0" w:left="80" w:right="0"/>
              <w:jc w:val="center"/>
              <w:rPr>
                <w:rFonts w:ascii="TeX Gyre Termes" w:hAnsi="TeX Gyre Termes"/>
                <w:sz w:val="22"/>
                <w:szCs w:val="22"/>
                <w:ins w:id="494" w:author="Bolívar Aponte Rolón" w:date="2024-08-29T14:04:16Z"/>
              </w:rPr>
            </w:pPr>
            <w:ins w:id="493" w:author="Bolívar Aponte Rolón" w:date="2024-08-29T14:04:16Z">
              <w:r>
                <w:rPr/>
              </w:r>
            </w:ins>
          </w:p>
        </w:tc>
      </w:tr>
      <w:tr>
        <w:trPr>
          <w:ins w:id="495" w:author="Bolívar Aponte Rolón" w:date="2024-08-29T14:04:16Z"/>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rFonts w:ascii="TeX Gyre Termes" w:hAnsi="TeX Gyre Termes"/>
                <w:sz w:val="22"/>
                <w:szCs w:val="22"/>
                <w:ins w:id="497" w:author="Bolívar Aponte Rolón" w:date="2024-08-29T14:04:16Z"/>
              </w:rPr>
            </w:pPr>
            <w:ins w:id="496" w:author="Bolívar Aponte Rolón" w:date="2024-08-29T14:04:16Z">
              <w:r>
                <w:rPr>
                  <w:rFonts w:eastAsia="Tex Gyre Termes" w:cs="Tex Gyre Termes" w:ascii="TeX Gyre Termes" w:hAnsi="TeX Gyre Termes"/>
                  <w:b w:val="false"/>
                  <w:i w:val="false"/>
                  <w:color w:val="000000"/>
                  <w:sz w:val="22"/>
                  <w:szCs w:val="22"/>
                  <w:u w:val="none"/>
                </w:rPr>
                <w:t>AIC</w:t>
              </w:r>
            </w:ins>
          </w:p>
        </w:tc>
        <w:tc>
          <w:tcPr>
            <w:tcW w:w="1900"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499" w:author="Bolívar Aponte Rolón" w:date="2024-08-29T14:04:16Z"/>
              </w:rPr>
            </w:pPr>
            <w:ins w:id="498" w:author="Bolívar Aponte Rolón" w:date="2024-08-29T14:04:16Z">
              <w:r>
                <w:rPr>
                  <w:rFonts w:eastAsia="Tex Gyre Termes" w:cs="Tex Gyre Termes" w:ascii="TeX Gyre Termes" w:hAnsi="TeX Gyre Termes"/>
                  <w:b w:val="false"/>
                  <w:i w:val="false"/>
                  <w:color w:val="000000"/>
                  <w:sz w:val="22"/>
                  <w:szCs w:val="22"/>
                  <w:u w:val="none"/>
                </w:rPr>
                <w:t>623.147</w:t>
              </w:r>
            </w:ins>
          </w:p>
        </w:tc>
        <w:tc>
          <w:tcPr>
            <w:tcW w:w="1824"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501" w:author="Bolívar Aponte Rolón" w:date="2024-08-29T14:04:16Z"/>
              </w:rPr>
            </w:pPr>
            <w:ins w:id="500" w:author="Bolívar Aponte Rolón" w:date="2024-08-29T14:04:16Z">
              <w:r>
                <w:rPr/>
              </w:r>
            </w:ins>
          </w:p>
        </w:tc>
        <w:tc>
          <w:tcPr>
            <w:tcW w:w="1979"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sz w:val="22"/>
                <w:szCs w:val="22"/>
                <w:ins w:id="503" w:author="Bolívar Aponte Rolón" w:date="2024-08-29T14:04:16Z"/>
              </w:rPr>
            </w:pPr>
            <w:ins w:id="502" w:author="Bolívar Aponte Rolón" w:date="2024-08-29T14:04:16Z">
              <w:r>
                <w:rPr>
                  <w:rFonts w:eastAsia="Tex Gyre Termes" w:cs="Tex Gyre Termes" w:ascii="TeX Gyre Termes" w:hAnsi="TeX Gyre Termes"/>
                  <w:b w:val="false"/>
                  <w:i w:val="false"/>
                  <w:color w:val="000000"/>
                  <w:sz w:val="22"/>
                  <w:szCs w:val="22"/>
                  <w:u w:val="none"/>
                </w:rPr>
                <w:t>903.028</w:t>
              </w:r>
            </w:ins>
          </w:p>
        </w:tc>
        <w:tc>
          <w:tcPr>
            <w:tcW w:w="1908"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sz w:val="22"/>
                <w:szCs w:val="22"/>
                <w:ins w:id="505" w:author="Bolívar Aponte Rolón" w:date="2024-08-29T14:04:16Z"/>
              </w:rPr>
            </w:pPr>
            <w:ins w:id="504" w:author="Bolívar Aponte Rolón" w:date="2024-08-29T14:04:16Z">
              <w:r>
                <w:rPr/>
              </w:r>
            </w:ins>
          </w:p>
        </w:tc>
      </w:tr>
      <w:tr>
        <w:trPr>
          <w:ins w:id="506" w:author="Bolívar Aponte Rolón" w:date="2024-08-29T14:04:16Z"/>
          <w:trHeight w:val="360" w:hRule="atLeast"/>
        </w:trPr>
        <w:tc>
          <w:tcPr>
            <w:tcW w:w="9511" w:type="dxa"/>
            <w:gridSpan w:val="5"/>
            <w:tcBorders>
              <w:top w:val="single" w:sz="8" w:space="0" w:color="000000"/>
              <w:bottom w:val="single" w:sz="2" w:space="0" w:color="000000"/>
            </w:tcBorders>
            <w:shd w:color="auto" w:fill="FFFFFF" w:val="clear"/>
          </w:tcPr>
          <w:p>
            <w:pPr>
              <w:pStyle w:val="Normal"/>
              <w:spacing w:lineRule="exact" w:line="240" w:before="80" w:after="0"/>
              <w:ind w:hanging="0" w:left="0" w:right="80"/>
              <w:jc w:val="left"/>
              <w:rPr>
                <w:rFonts w:ascii="TeX Gyre Termes" w:hAnsi="TeX Gyre Termes"/>
                <w:sz w:val="22"/>
                <w:szCs w:val="22"/>
                <w:ins w:id="516" w:author="Bolívar Aponte Rolón" w:date="2024-08-29T14:04:16Z"/>
              </w:rPr>
            </w:pPr>
            <w:ins w:id="507" w:author="Bolívar Aponte Rolón" w:date="2024-08-29T14:04:16Z">
              <w:r>
                <w:rPr>
                  <w:rFonts w:eastAsia="Tex Gyre Termes" w:cs="Tex Gyre Termes" w:ascii="TeX Gyre Termes" w:hAnsi="TeX Gyre Termes"/>
                  <w:b w:val="false"/>
                  <w:i w:val="false"/>
                  <w:color w:val="000000"/>
                  <w:sz w:val="22"/>
                  <w:szCs w:val="22"/>
                  <w:u w:val="none"/>
                </w:rPr>
                <w:t>Significance levels are represented by asterisks [</w:t>
              </w:r>
            </w:ins>
            <w:ins w:id="508" w:author="Bolívar Aponte Rolón" w:date="2024-08-29T14:04:16Z">
              <w:r>
                <w:rPr>
                  <w:rFonts w:eastAsia="Tex Gyre Termes" w:cs="Tex Gyre Termes" w:ascii="TeX Gyre Termes" w:hAnsi="TeX Gyre Termes"/>
                  <w:b w:val="false"/>
                  <w:i/>
                  <w:iCs/>
                  <w:color w:val="000000"/>
                  <w:sz w:val="22"/>
                  <w:szCs w:val="22"/>
                  <w:u w:val="none"/>
                </w:rPr>
                <w:t>p</w:t>
              </w:r>
            </w:ins>
            <w:ins w:id="509" w:author="Bolívar Aponte Rolón" w:date="2024-08-29T14:04:16Z">
              <w:r>
                <w:rPr>
                  <w:rFonts w:eastAsia="Tex Gyre Termes" w:cs="Tex Gyre Termes" w:ascii="TeX Gyre Termes" w:hAnsi="TeX Gyre Termes"/>
                  <w:b w:val="false"/>
                  <w:i w:val="false"/>
                  <w:color w:val="000000"/>
                  <w:sz w:val="22"/>
                  <w:szCs w:val="22"/>
                  <w:u w:val="none"/>
                </w:rPr>
                <w:t xml:space="preserve"> &lt; 0.05 (*), </w:t>
              </w:r>
            </w:ins>
            <w:ins w:id="510" w:author="Bolívar Aponte Rolón" w:date="2024-08-29T14:04:16Z">
              <w:r>
                <w:rPr>
                  <w:rFonts w:eastAsia="Tex Gyre Termes" w:cs="Tex Gyre Termes" w:ascii="TeX Gyre Termes" w:hAnsi="TeX Gyre Termes"/>
                  <w:b w:val="false"/>
                  <w:i/>
                  <w:iCs/>
                  <w:color w:val="000000"/>
                  <w:sz w:val="22"/>
                  <w:szCs w:val="22"/>
                  <w:u w:val="none"/>
                </w:rPr>
                <w:t xml:space="preserve">p </w:t>
              </w:r>
            </w:ins>
            <w:ins w:id="511" w:author="Bolívar Aponte Rolón" w:date="2024-08-29T14:04:16Z">
              <w:r>
                <w:rPr>
                  <w:rFonts w:eastAsia="Tex Gyre Termes" w:cs="Tex Gyre Termes" w:ascii="TeX Gyre Termes" w:hAnsi="TeX Gyre Termes"/>
                  <w:b w:val="false"/>
                  <w:i w:val="false"/>
                  <w:color w:val="000000"/>
                  <w:sz w:val="22"/>
                  <w:szCs w:val="22"/>
                  <w:u w:val="none"/>
                </w:rPr>
                <w:t xml:space="preserve">&lt; 0.01 (**), </w:t>
              </w:r>
            </w:ins>
            <w:ins w:id="512" w:author="Bolívar Aponte Rolón" w:date="2024-08-29T14:04:16Z">
              <w:r>
                <w:rPr>
                  <w:rFonts w:eastAsia="Tex Gyre Termes" w:cs="Tex Gyre Termes" w:ascii="TeX Gyre Termes" w:hAnsi="TeX Gyre Termes"/>
                  <w:b w:val="false"/>
                  <w:i/>
                  <w:iCs/>
                  <w:color w:val="000000"/>
                  <w:sz w:val="22"/>
                  <w:szCs w:val="22"/>
                  <w:u w:val="none"/>
                </w:rPr>
                <w:t>p</w:t>
              </w:r>
            </w:ins>
            <w:ins w:id="513" w:author="Bolívar Aponte Rolón" w:date="2024-08-29T14:04:16Z">
              <w:r>
                <w:rPr>
                  <w:rFonts w:eastAsia="Tex Gyre Termes" w:cs="Tex Gyre Termes" w:ascii="TeX Gyre Termes" w:hAnsi="TeX Gyre Termes"/>
                  <w:b w:val="false"/>
                  <w:i w:val="false"/>
                  <w:color w:val="000000"/>
                  <w:sz w:val="22"/>
                  <w:szCs w:val="22"/>
                  <w:u w:val="none"/>
                </w:rPr>
                <w:t xml:space="preserve"> &lt; 0.001 (***), and </w:t>
              </w:r>
            </w:ins>
            <w:ins w:id="514" w:author="Bolívar Aponte Rolón" w:date="2024-08-29T14:04:16Z">
              <w:r>
                <w:rPr>
                  <w:rFonts w:eastAsia="Tex Gyre Termes" w:cs="Tex Gyre Termes" w:ascii="TeX Gyre Termes" w:hAnsi="TeX Gyre Termes"/>
                  <w:b w:val="false"/>
                  <w:i/>
                  <w:iCs/>
                  <w:color w:val="000000"/>
                  <w:sz w:val="22"/>
                  <w:szCs w:val="22"/>
                  <w:u w:val="none"/>
                </w:rPr>
                <w:t>p</w:t>
              </w:r>
            </w:ins>
            <w:ins w:id="515" w:author="Bolívar Aponte Rolón" w:date="2024-08-29T14:04:16Z">
              <w:r>
                <w:rPr>
                  <w:rFonts w:eastAsia="Tex Gyre Termes" w:cs="Tex Gyre Termes" w:ascii="TeX Gyre Termes" w:hAnsi="TeX Gyre Termes"/>
                  <w:b w:val="false"/>
                  <w:i w:val="false"/>
                  <w:color w:val="000000"/>
                  <w:sz w:val="22"/>
                  <w:szCs w:val="22"/>
                  <w:u w:val="none"/>
                </w:rPr>
                <w:t xml:space="preserve"> &lt; 0.0001 (****)]. T statistics in brackets.</w:t>
              </w:r>
            </w:ins>
          </w:p>
        </w:tc>
      </w:tr>
    </w:tbl>
    <w:p>
      <w:pPr>
        <w:pStyle w:val="Normal"/>
        <w:bidi w:val="0"/>
        <w:spacing w:before="0" w:after="200"/>
        <w:jc w:val="left"/>
        <w:rPr/>
      </w:pPr>
      <w:r>
        <w:rPr/>
      </w:r>
      <w:bookmarkStart w:id="104" w:name="supplementary-materials_Copy_1"/>
      <w:bookmarkStart w:id="105" w:name="supplementary-materials_Copy_1"/>
      <w:bookmarkEnd w:id="105"/>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 w:name="TeX Gyre Termes">
    <w:charset w:val="01"/>
    <w:family w:val="auto"/>
    <w:pitch w:val="variable"/>
  </w:font>
</w:fonts>
</file>

<file path=word/settings.xml><?xml version="1.0" encoding="utf-8"?>
<w:settings xmlns:w="http://schemas.openxmlformats.org/wordprocessingml/2006/main">
  <w:zoom w:percent="100"/>
  <w:trackRevisions/>
  <w:embedSystemFonts/>
  <w:defaultTabStop w:val="720"/>
  <w:autoHyphenation w:val="true"/>
  <w:hyphenationZone w:val="36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Characters3">
    <w:name w:val="Endnote Characters3"/>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111/nph.12140" TargetMode="External"/><Relationship Id="rId22" Type="http://schemas.openxmlformats.org/officeDocument/2006/relationships/hyperlink" Target="https://doi.org/10.1111/j.1469-8137.2005.01333.x" TargetMode="External"/><Relationship Id="rId23" Type="http://schemas.openxmlformats.org/officeDocument/2006/relationships/hyperlink" Target="https://socialsciences.mcmaster.ca/jfox/Books/Companion/"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doi.org/10.1093/aobpla/plw050" TargetMode="External"/><Relationship Id="rId27" Type="http://schemas.openxmlformats.org/officeDocument/2006/relationships/hyperlink" Target="https://doi.org/10.3390/genes9060309" TargetMode="External"/><Relationship Id="rId28" Type="http://schemas.openxmlformats.org/officeDocument/2006/relationships/hyperlink" Target="https://doi.org/10.1016/j.ppees.2007.01.001" TargetMode="External"/><Relationship Id="rId29" Type="http://schemas.openxmlformats.org/officeDocument/2006/relationships/hyperlink" Target="https://doi.org/10.1016/j.funeco.2013.12.005" TargetMode="External"/><Relationship Id="rId30" Type="http://schemas.openxmlformats.org/officeDocument/2006/relationships/hyperlink" Target="https://doi.org/10.1086/651300" TargetMode="External"/><Relationship Id="rId31" Type="http://schemas.openxmlformats.org/officeDocument/2006/relationships/hyperlink" Target="https://rpkgs.datanovia.com/ggpubr/" TargetMode="External"/><Relationship Id="rId32" Type="http://schemas.openxmlformats.org/officeDocument/2006/relationships/hyperlink" Target="https://rpkgs.datanovia.com/rstatix/" TargetMode="External"/><Relationship Id="rId33" Type="http://schemas.openxmlformats.org/officeDocument/2006/relationships/hyperlink" Target="https://doi.org/10.1093/aob/mct036" TargetMode="External"/><Relationship Id="rId34" Type="http://schemas.openxmlformats.org/officeDocument/2006/relationships/hyperlink" Target="https://doi.org/10.1111/j.1469-8137.2012.04203.x" TargetMode="External"/><Relationship Id="rId35" Type="http://schemas.openxmlformats.org/officeDocument/2006/relationships/hyperlink" Target="https://doi.org/10.1098/rstb.2011.0248" TargetMode="External"/><Relationship Id="rId36" Type="http://schemas.openxmlformats.org/officeDocument/2006/relationships/hyperlink" Target="https://doi.org/10.1890/0012-9615(1999)069%5B0001:DBRATM%5D2.0.CO;2" TargetMode="External"/><Relationship Id="rId37" Type="http://schemas.openxmlformats.org/officeDocument/2006/relationships/hyperlink" Target="https://doi.org/10.1111/j.2041-210X.2010.00078.x" TargetMode="External"/><Relationship Id="rId38" Type="http://schemas.openxmlformats.org/officeDocument/2006/relationships/hyperlink" Target="https://doi.org/10.1111/mpp.13209" TargetMode="External"/><Relationship Id="rId39" Type="http://schemas.openxmlformats.org/officeDocument/2006/relationships/hyperlink" Target="https://doi.org/10.1007/s00442-014-3177-2" TargetMode="External"/><Relationship Id="rId40" Type="http://schemas.openxmlformats.org/officeDocument/2006/relationships/hyperlink" Target="https://doi.org/10.1890/0012-9658(2001)082%5B0290:FMMTCD%5D2.0.CO;2" TargetMode="External"/><Relationship Id="rId41" Type="http://schemas.openxmlformats.org/officeDocument/2006/relationships/hyperlink" Target="https://doi.org/10.1016/j.tree.2006.02.002" TargetMode="External"/><Relationship Id="rId42" Type="http://schemas.openxmlformats.org/officeDocument/2006/relationships/hyperlink" Target="https://doi.org/10.1371/journal.pone.0061217" TargetMode="External"/><Relationship Id="rId43" Type="http://schemas.openxmlformats.org/officeDocument/2006/relationships/hyperlink" Target="https://doi.org/10.3389/fmicb.2014.00479" TargetMode="External"/><Relationship Id="rId44" Type="http://schemas.openxmlformats.org/officeDocument/2006/relationships/hyperlink" Target="https://doi.org/10.1016/j.biocontrol.2008.01.012" TargetMode="External"/><Relationship Id="rId45" Type="http://schemas.openxmlformats.org/officeDocument/2006/relationships/hyperlink" Target="https://doi.org/10.3389/fpls.2023.1169558" TargetMode="External"/><Relationship Id="rId46" Type="http://schemas.openxmlformats.org/officeDocument/2006/relationships/hyperlink" Target="https://doi.org/10.1038/s42003-021-01826-7" TargetMode="External"/><Relationship Id="rId47" Type="http://schemas.openxmlformats.org/officeDocument/2006/relationships/hyperlink" Target="https://github.com/vegandevs/vegan" TargetMode="External"/><Relationship Id="rId48" Type="http://schemas.openxmlformats.org/officeDocument/2006/relationships/hyperlink" Target="https://doi.org/10.1007/b98882" TargetMode="External"/><Relationship Id="rId49" Type="http://schemas.openxmlformats.org/officeDocument/2006/relationships/hyperlink" Target="https://CRAN.R-project.org/package=nlme" TargetMode="External"/><Relationship Id="rId50" Type="http://schemas.openxmlformats.org/officeDocument/2006/relationships/hyperlink" Target="https://doi.org/10.1890/0012-9658(2006)87%5B1733:LTAGPO%5D2.0.CO;2" TargetMode="External"/><Relationship Id="rId51" Type="http://schemas.openxmlformats.org/officeDocument/2006/relationships/hyperlink" Target="https://doi.org/10.1146/annurev-phyto-080508-081831" TargetMode="External"/><Relationship Id="rId52" Type="http://schemas.openxmlformats.org/officeDocument/2006/relationships/hyperlink" Target="https://www.R-project.org/" TargetMode="External"/><Relationship Id="rId53" Type="http://schemas.openxmlformats.org/officeDocument/2006/relationships/hyperlink" Target="https://doi.org/10.1098/rsos.160628" TargetMode="External"/><Relationship Id="rId54" Type="http://schemas.openxmlformats.org/officeDocument/2006/relationships/hyperlink" Target="https://doi.org/10.1111/j.1469-8137.2009.02773.x" TargetMode="External"/><Relationship Id="rId55" Type="http://schemas.openxmlformats.org/officeDocument/2006/relationships/hyperlink" Target="https://doi.org/10.7717/peerj.2584" TargetMode="External"/><Relationship Id="rId56" Type="http://schemas.openxmlformats.org/officeDocument/2006/relationships/hyperlink" Target="https://doi.org/10.3897/mycokeys.91.84896" TargetMode="External"/><Relationship Id="rId57" Type="http://schemas.openxmlformats.org/officeDocument/2006/relationships/hyperlink" Target="https://doi.org/10.1073/pnas.1706324114" TargetMode="External"/><Relationship Id="rId58" Type="http://schemas.openxmlformats.org/officeDocument/2006/relationships/hyperlink" Target="https://doi.org/10.1111/j.1752-4571.2010.00141.x" TargetMode="External"/><Relationship Id="rId59" Type="http://schemas.openxmlformats.org/officeDocument/2006/relationships/hyperlink" Target="https://doi.org/10.1038/nmeth.2089" TargetMode="External"/><Relationship Id="rId60" Type="http://schemas.openxmlformats.org/officeDocument/2006/relationships/hyperlink" Target="https://doi.org/10.1086/367580" TargetMode="External"/><Relationship Id="rId61" Type="http://schemas.openxmlformats.org/officeDocument/2006/relationships/hyperlink" Target="https://doi.org/lutzoni" TargetMode="External"/><Relationship Id="rId62" Type="http://schemas.openxmlformats.org/officeDocument/2006/relationships/hyperlink" Target="https://doi.org/10.1111/btp.12303" TargetMode="External"/><Relationship Id="rId63" Type="http://schemas.openxmlformats.org/officeDocument/2006/relationships/hyperlink" Target="https://doi.org/10.1007/978-3-319-24274-3_5" TargetMode="External"/><Relationship Id="rId64" Type="http://schemas.openxmlformats.org/officeDocument/2006/relationships/hyperlink" Target="https://doi.org/dx.doi.org/10.17504/protocols.io.fscbnaw" TargetMode="External"/><Relationship Id="rId65" Type="http://schemas.openxmlformats.org/officeDocument/2006/relationships/hyperlink" Target="https://doi.org/10.1038/s41559-019-0975-2" TargetMode="External"/><Relationship Id="rId66" Type="http://schemas.openxmlformats.org/officeDocument/2006/relationships/hyperlink" Target="https://doi.org/10.1186/s40168-017-0237-y" TargetMode="External"/><Relationship Id="rId67" Type="http://schemas.openxmlformats.org/officeDocument/2006/relationships/hyperlink" Target="https://doi.org/10.1111/j.1469-8137.2005.01349.x" TargetMode="External"/><Relationship Id="rId68" Type="http://schemas.openxmlformats.org/officeDocument/2006/relationships/hyperlink" Target="https://doi.org/10.1038/nature02403" TargetMode="External"/><Relationship Id="rId69" Type="http://schemas.openxmlformats.org/officeDocument/2006/relationships/image" Target="media/image1.png"/><Relationship Id="rId70" Type="http://schemas.openxmlformats.org/officeDocument/2006/relationships/image" Target="media/image2.png"/><Relationship Id="rId71" Type="http://schemas.openxmlformats.org/officeDocument/2006/relationships/image" Target="media/image3.png"/><Relationship Id="rId72" Type="http://schemas.openxmlformats.org/officeDocument/2006/relationships/image" Target="media/image4.png"/><Relationship Id="rId73" Type="http://schemas.openxmlformats.org/officeDocument/2006/relationships/image" Target="media/image5.png"/><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479</TotalTime>
  <Application>LibreOffice/24.8.0.3$Linux_X86_64 LibreOffice_project/480$Build-3</Application>
  <AppVersion>15.0000</AppVersion>
  <Pages>48</Pages>
  <Words>11860</Words>
  <Characters>66523</Characters>
  <CharactersWithSpaces>78049</CharactersWithSpaces>
  <Paragraphs>301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cp:lastPrinted>2024-04-17T11:25:32Z</cp:lastPrinted>
  <dcterms:modified xsi:type="dcterms:W3CDTF">2024-08-29T14:17:33Z</dcterms:modified>
  <cp:revision>39</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