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rPr/>
      </w:pPr>
      <w:del w:id="0" w:author="Bolívar Aponte Rolón" w:date="2024-09-05T16:35:00Z">
        <w:r>
          <w:rPr/>
          <w:delText xml:space="preserve">[Working title]: </w:delText>
        </w:r>
      </w:del>
      <w:r>
        <w:rPr/>
        <w:t xml:space="preserve">Evaluating </w:t>
      </w:r>
      <w:del w:id="1" w:author="Bolívar Aponte Rolón" w:date="2024-09-05T16:37:00Z">
        <w:r>
          <w:rPr/>
          <w:delText xml:space="preserve">the Role of </w:delText>
        </w:r>
      </w:del>
      <w:r>
        <w:rPr/>
        <w:t xml:space="preserve">Endophyte-Rich Leaves </w:t>
      </w:r>
      <w:ins w:id="2" w:author="Bolívar Aponte Rolón" w:date="2024-09-05T16:37:00Z">
        <w:r>
          <w:rPr/>
          <w:t>and Leaf Functional Traits</w:t>
        </w:r>
      </w:ins>
      <w:ins w:id="3" w:author="Bolívar Aponte Rolón" w:date="2024-09-05T16:37:00Z">
        <w:del w:id="4" w:author="Arnold, Betsy - (fungi)" w:date="2024-10-07T06:04:00Z">
          <w:r>
            <w:rPr/>
            <w:delText>’</w:delText>
          </w:r>
        </w:del>
      </w:ins>
      <w:ins w:id="5" w:author="Bolívar Aponte Rolón" w:date="2024-09-05T16:37:00Z">
        <w:r>
          <w:rPr/>
          <w:t xml:space="preserve"> </w:t>
        </w:r>
      </w:ins>
      <w:ins w:id="6" w:author="Bolívar Aponte Rolón" w:date="2024-09-05T16:37:00Z">
        <w:del w:id="7" w:author="Arnold, Betsy - (fungi)" w:date="2024-10-07T06:04:00Z">
          <w:r>
            <w:rPr/>
            <w:delText xml:space="preserve">Role </w:delText>
          </w:r>
        </w:del>
      </w:ins>
      <w:r>
        <w:rPr/>
        <w:t xml:space="preserve">in Protecting Tropical Trees Against </w:t>
      </w:r>
      <w:del w:id="8" w:author="Bolívar Aponte Rolón" w:date="2024-10-08T10:28:12Z">
        <w:r>
          <w:rPr/>
          <w:delText>a Generalist Herbivore and a Pathogen</w:delText>
        </w:r>
      </w:del>
      <w:del w:id="9" w:author="Bolívar Aponte Rolón" w:date="2024-10-08T10:28:12Z">
        <w:r>
          <w:rPr/>
          <w:commentReference w:id="0"/>
        </w:r>
      </w:del>
      <w:ins w:id="10" w:author="Bolívar Aponte Rolón" w:date="2024-10-08T10:28:12Z">
        <w:r>
          <w:rPr/>
          <w:t>Natural Enemies</w:t>
        </w:r>
      </w:ins>
    </w:p>
    <w:p>
      <w:pPr>
        <w:pStyle w:val="Heading1"/>
        <w:rPr/>
      </w:pPr>
      <w:bookmarkStart w:id="0" w:name="abstract"/>
      <w:r>
        <w:rPr/>
        <w:t>1. Abstract</w:t>
      </w:r>
    </w:p>
    <w:p>
      <w:pPr>
        <w:pStyle w:val="FirstParagraph"/>
        <w:rPr/>
      </w:pPr>
      <w:r>
        <w:rPr/>
        <w:t xml:space="preserve">Plants use </w:t>
      </w:r>
      <w:del w:id="11" w:author="Arnold, Betsy - (fungi)" w:date="2024-10-07T08:19:00Z">
        <w:r>
          <w:rPr/>
          <w:delText xml:space="preserve">chemical compounds and </w:delText>
        </w:r>
      </w:del>
      <w:r>
        <w:rPr/>
        <w:t>physical barriers</w:t>
      </w:r>
      <w:ins w:id="12" w:author="Arnold, Betsy - (fungi)" w:date="2024-10-07T08:19:00Z">
        <w:r>
          <w:rPr/>
          <w:t xml:space="preserve"> and chemical compounds</w:t>
        </w:r>
      </w:ins>
      <w:r>
        <w:rPr/>
        <w:t xml:space="preserve"> to defend themselves against natural enemies. For instance, tough leaves are considered to be better defended than soft leaves</w:t>
      </w:r>
      <w:ins w:id="13" w:author="Arnold, Betsy - (fungi)" w:date="2024-10-07T06:05:00Z">
        <w:r>
          <w:rPr/>
          <w:t>,</w:t>
        </w:r>
      </w:ins>
      <w:r>
        <w:rPr/>
        <w:t xml:space="preserve"> </w:t>
      </w:r>
      <w:del w:id="14" w:author="Arnold, Betsy - (fungi)" w:date="2024-10-07T06:05:00Z">
        <w:r>
          <w:rPr/>
          <w:delText>and we can measure this</w:delText>
        </w:r>
      </w:del>
      <w:ins w:id="15" w:author="Arnold, Betsy - (fungi)" w:date="2024-10-07T06:05:00Z">
        <w:r>
          <w:rPr/>
          <w:t xml:space="preserve">part of a </w:t>
        </w:r>
      </w:ins>
      <w:r>
        <w:rPr/>
        <w:t xml:space="preserve"> spectrum of defenses </w:t>
      </w:r>
      <w:del w:id="16" w:author="Arnold, Betsy - (fungi)" w:date="2024-10-07T06:05:00Z">
        <w:r>
          <w:rPr/>
          <w:delText xml:space="preserve">via </w:delText>
        </w:r>
      </w:del>
      <w:ins w:id="17" w:author="Arnold, Betsy - (fungi)" w:date="2024-10-07T06:05:00Z">
        <w:r>
          <w:rPr/>
          <w:t xml:space="preserve">defined by </w:t>
        </w:r>
      </w:ins>
      <w:del w:id="18" w:author="Arnold, Betsy - (fungi)" w:date="2024-10-07T06:05:00Z">
        <w:r>
          <w:rPr/>
          <w:delText xml:space="preserve">leaf </w:delText>
        </w:r>
      </w:del>
      <w:r>
        <w:rPr/>
        <w:t>functional traits</w:t>
      </w:r>
      <w:del w:id="19" w:author="Arnold, Betsy - (fungi)" w:date="2024-10-07T06:05:00Z">
        <w:r>
          <w:rPr/>
          <w:delText>.</w:delText>
        </w:r>
      </w:del>
      <w:r>
        <w:rPr/>
        <w:t xml:space="preserve"> </w:t>
      </w:r>
      <w:del w:id="20" w:author="Arnold, Betsy - (fungi)" w:date="2024-10-07T06:05:00Z">
        <w:r>
          <w:rPr/>
          <w:delText xml:space="preserve">Leaf traits </w:delText>
        </w:r>
      </w:del>
      <w:r>
        <w:rPr/>
        <w:t>such as leaf chemistry, lifespan, toughness, and leaf mass per area</w:t>
      </w:r>
      <w:ins w:id="21" w:author="Arnold, Betsy - (fungi)" w:date="2024-10-07T06:06:00Z">
        <w:r>
          <w:rPr/>
          <w:t xml:space="preserve"> (LMA).</w:t>
        </w:r>
      </w:ins>
      <w:del w:id="22" w:author="Arnold, Betsy - (fungi)" w:date="2024-10-07T06:06:00Z">
        <w:r>
          <w:rPr/>
          <w:delText xml:space="preserve"> often are a plant’s first line of defense</w:delText>
        </w:r>
      </w:del>
      <w:r>
        <w:rPr/>
        <w:t>. Plants with longer lifespans</w:t>
      </w:r>
      <w:ins w:id="23" w:author="Arnold, Betsy - (fungi)" w:date="2024-10-07T06:06:00Z">
        <w:r>
          <w:rPr/>
          <w:t>, which</w:t>
        </w:r>
      </w:ins>
      <w:r>
        <w:rPr/>
        <w:t xml:space="preserve"> </w:t>
      </w:r>
      <w:del w:id="24" w:author="Arnold, Betsy - (fungi)" w:date="2024-10-07T06:06:00Z">
        <w:r>
          <w:rPr/>
          <w:delText xml:space="preserve">that </w:delText>
        </w:r>
      </w:del>
      <w:r>
        <w:rPr/>
        <w:t xml:space="preserve">invest more in leaf tissue and higher </w:t>
      </w:r>
      <w:del w:id="25" w:author="Arnold, Betsy - (fungi)" w:date="2024-10-07T06:06:00Z">
        <w:r>
          <w:rPr/>
          <w:delText>leaf mass per area (</w:delText>
        </w:r>
      </w:del>
      <w:r>
        <w:rPr/>
        <w:t>LMA</w:t>
      </w:r>
      <w:del w:id="26" w:author="Arnold, Betsy - (fungi)" w:date="2024-10-07T06:06:00Z">
        <w:r>
          <w:rPr/>
          <w:delText>)</w:delText>
        </w:r>
      </w:del>
      <w:ins w:id="27" w:author="Arnold, Betsy - (fungi)" w:date="2024-10-07T06:06:00Z">
        <w:r>
          <w:rPr/>
          <w:t>,</w:t>
        </w:r>
      </w:ins>
      <w:r>
        <w:rPr/>
        <w:t xml:space="preserve"> typically feature robust constitutive defenses (e.g., </w:t>
      </w:r>
      <w:del w:id="28" w:author="Arnold, Betsy - (fungi)" w:date="2024-10-07T06:08:00Z">
        <w:r>
          <w:rPr/>
          <w:delText xml:space="preserve">leaf </w:delText>
        </w:r>
      </w:del>
      <w:r>
        <w:rPr/>
        <w:t>toughness, thickness, and dense cell walls)</w:t>
      </w:r>
      <w:del w:id="29" w:author="Arnold, Betsy - (fungi)" w:date="2024-10-07T06:08:00Z">
        <w:r>
          <w:rPr/>
          <w:delText xml:space="preserve"> as well</w:delText>
        </w:r>
      </w:del>
      <w:r>
        <w:rPr/>
        <w:t xml:space="preserve">. In contrast, plants </w:t>
      </w:r>
      <w:del w:id="30" w:author="Arnold, Betsy - (fungi)" w:date="2024-10-07T06:08:00Z">
        <w:r>
          <w:rPr/>
          <w:delText>that invest</w:delText>
        </w:r>
      </w:del>
      <w:ins w:id="31" w:author="Arnold, Betsy - (fungi)" w:date="2024-10-07T06:08:00Z">
        <w:r>
          <w:rPr/>
          <w:t>with lower LMA and</w:t>
        </w:r>
      </w:ins>
      <w:r>
        <w:rPr/>
        <w:t xml:space="preserve"> more </w:t>
      </w:r>
      <w:del w:id="32" w:author="Arnold, Betsy - (fungi)" w:date="2024-10-07T06:09:00Z">
        <w:r>
          <w:rPr/>
          <w:delText>in</w:delText>
        </w:r>
      </w:del>
      <w:r>
        <w:rPr/>
        <w:t xml:space="preserve"> leaf nutrients </w:t>
      </w:r>
      <w:del w:id="33" w:author="Arnold, Betsy - (fungi)" w:date="2024-10-07T06:09:00Z">
        <w:r>
          <w:rPr/>
          <w:delText xml:space="preserve">and have low LMA </w:delText>
        </w:r>
      </w:del>
      <w:r>
        <w:rPr/>
        <w:t xml:space="preserve">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w:t>
      </w:r>
      <w:del w:id="34" w:author="Arnold, Betsy - (fungi)" w:date="2024-10-07T06:09:00Z">
        <w:r>
          <w:rPr/>
          <w:delText>re</w:delText>
        </w:r>
      </w:del>
      <w:r>
        <w:rPr/>
        <w:t>shaping successive FEF colonization, development of leaf traits and response to plant enemies. To evaluate this hypothesis, we inoculated seedlings of seven tropical tree species</w:t>
      </w:r>
      <w:ins w:id="35" w:author="Arnold, Betsy - (fungi)" w:date="2024-10-07T06:10:00Z">
        <w:r>
          <w:rPr/>
          <w:t>, which</w:t>
        </w:r>
      </w:ins>
      <w:r>
        <w:rPr/>
        <w:t xml:space="preserve"> </w:t>
      </w:r>
      <w:del w:id="36" w:author="Arnold, Betsy - (fungi)" w:date="2024-10-07T06:10:00Z">
        <w:r>
          <w:rPr/>
          <w:delText xml:space="preserve">that </w:delText>
        </w:r>
      </w:del>
      <w:r>
        <w:rPr/>
        <w:t>varied in leaf traits</w:t>
      </w:r>
      <w:ins w:id="37" w:author="Arnold, Betsy - (fungi)" w:date="2024-10-07T06:10:00Z">
        <w:r>
          <w:rPr/>
          <w:t>,</w:t>
        </w:r>
      </w:ins>
      <w:r>
        <w:rPr/>
        <w:t xml:space="preserve"> with natural and diverse endophyte communities. </w:t>
      </w:r>
      <w:del w:id="38" w:author="Arnold, Betsy - (fungi)" w:date="2024-10-07T06:10:00Z">
        <w:r>
          <w:rPr/>
          <w:delText>We confirmed the success of our inoculations of low</w:delText>
        </w:r>
      </w:del>
      <w:ins w:id="39" w:author="Arnold, Betsy - (fungi)" w:date="2024-10-07T06:10:00Z">
        <w:r>
          <w:rPr/>
          <w:t>We characterized leaves by low</w:t>
        </w:r>
      </w:ins>
      <w:r>
        <w:rPr/>
        <w:t xml:space="preserve"> FEF load (</w:t>
      </w:r>
      <w:del w:id="40" w:author="Bolívar Aponte Rolón" w:date="2024-08-19T15:47:00Z">
        <w:r>
          <w:rPr>
            <w:i/>
            <w:iCs/>
          </w:rPr>
          <w:delText>E-</w:delText>
        </w:r>
      </w:del>
      <w:ins w:id="41" w:author="Bolívar Aponte Rolón" w:date="2024-08-19T15:47:00Z">
        <w:r>
          <w:rPr>
            <w:i/>
            <w:iCs/>
          </w:rPr>
          <w:t>E-low</w:t>
        </w:r>
      </w:ins>
      <w:r>
        <w:rPr/>
        <w:t>) and high FEF load (</w:t>
      </w:r>
      <w:del w:id="42" w:author="Bolívar Aponte Rolón" w:date="2024-08-19T15:48:00Z">
        <w:r>
          <w:rPr>
            <w:i/>
            <w:iCs/>
          </w:rPr>
          <w:delText>E+</w:delText>
        </w:r>
      </w:del>
      <w:ins w:id="43" w:author="Bolívar Aponte Rolón" w:date="2024-08-19T15:48:00Z">
        <w:r>
          <w:rPr>
            <w:i/>
            <w:iCs/>
          </w:rPr>
          <w:t>E-high</w:t>
        </w:r>
      </w:ins>
      <w:r>
        <w:rPr/>
        <w:t xml:space="preserve">) </w:t>
      </w:r>
      <w:del w:id="44" w:author="Arnold, Betsy - (fungi)" w:date="2024-10-07T06:10:00Z">
        <w:r>
          <w:rPr/>
          <w:delText>treatment groups via</w:delText>
        </w:r>
      </w:del>
      <w:ins w:id="45" w:author="Arnold, Betsy - (fungi)" w:date="2024-10-07T06:10:00Z">
        <w:r>
          <w:rPr/>
          <w:t xml:space="preserve">based on </w:t>
        </w:r>
      </w:ins>
      <w:r>
        <w:rPr/>
        <w:t xml:space="preserve"> culturing and culture-free amplicon sequencing. We then measured leaf removal by leaf-cutter ants and leaf necrosis due to a generalist fungal pathogen. Across the experiment, we observed greater </w:t>
      </w:r>
      <w:del w:id="46" w:author="Arnold, Betsy - (fungi)" w:date="2024-10-07T06:13:00Z">
        <w:r>
          <w:rPr/>
          <w:delText>herbivory in</w:delText>
        </w:r>
      </w:del>
      <w:ins w:id="47" w:author="Arnold, Betsy - (fungi)" w:date="2024-10-07T06:13:00Z">
        <w:r>
          <w:rPr/>
          <w:t xml:space="preserve">leaf removal from </w:t>
        </w:r>
      </w:ins>
      <w:r>
        <w:rPr/>
        <w:t xml:space="preserve"> the </w:t>
      </w:r>
      <w:del w:id="48" w:author="Bolívar Aponte Rolón" w:date="2024-08-19T15:47:00Z">
        <w:r>
          <w:rPr>
            <w:i/>
            <w:iCs/>
          </w:rPr>
          <w:delText>E-</w:delText>
        </w:r>
      </w:del>
      <w:ins w:id="49" w:author="Bolívar Aponte Rolón" w:date="2024-08-19T15:47:00Z">
        <w:r>
          <w:rPr>
            <w:i/>
            <w:iCs/>
          </w:rPr>
          <w:t>E-low</w:t>
        </w:r>
      </w:ins>
      <w:r>
        <w:rPr/>
        <w:t xml:space="preserve"> treatment compared to the </w:t>
      </w:r>
      <w:del w:id="50" w:author="Bolívar Aponte Rolón" w:date="2024-08-19T15:48:00Z">
        <w:r>
          <w:rPr>
            <w:i/>
            <w:iCs/>
          </w:rPr>
          <w:delText>E+</w:delText>
        </w:r>
      </w:del>
      <w:ins w:id="51" w:author="Bolívar Aponte Rolón" w:date="2024-08-19T15:48:00Z">
        <w:r>
          <w:rPr>
            <w:i/>
            <w:iCs/>
          </w:rPr>
          <w:t>E-high</w:t>
        </w:r>
      </w:ins>
      <w:r>
        <w:rPr/>
        <w:t xml:space="preserve"> treatment, but no difference in pathogen damage. </w:t>
      </w:r>
      <w:del w:id="52" w:author="Arnold, Betsy - (fungi)" w:date="2024-10-07T06:13:00Z">
        <w:r>
          <w:rPr/>
          <w:delText xml:space="preserve">However, within </w:delText>
        </w:r>
      </w:del>
      <w:del w:id="53" w:author="Arnold, Betsy - (fungi)" w:date="2024-10-07T06:13:00Z">
        <w:r>
          <w:rPr>
            <w:i/>
            <w:iCs/>
          </w:rPr>
          <w:delText>E-</w:delText>
        </w:r>
      </w:del>
      <w:ins w:id="54" w:author="Bolívar Aponte Rolón" w:date="2024-08-19T15:47:00Z">
        <w:del w:id="55" w:author="Arnold, Betsy - (fungi)" w:date="2024-10-07T06:13:00Z">
          <w:r>
            <w:rPr>
              <w:i/>
              <w:iCs/>
            </w:rPr>
            <w:delText>E-low</w:delText>
          </w:r>
        </w:del>
      </w:ins>
      <w:del w:id="56" w:author="Arnold, Betsy - (fungi)" w:date="2024-10-07T06:13:00Z">
        <w:r>
          <w:rPr>
            <w:i/>
            <w:iCs/>
          </w:rPr>
          <w:delText xml:space="preserve"> and E+</w:delText>
        </w:r>
      </w:del>
      <w:ins w:id="57" w:author="Bolívar Aponte Rolón" w:date="2024-08-19T15:48:00Z">
        <w:del w:id="58" w:author="Arnold, Betsy - (fungi)" w:date="2024-10-07T06:13:00Z">
          <w:r>
            <w:rPr>
              <w:i/>
              <w:iCs/>
            </w:rPr>
            <w:delText>E-high</w:delText>
          </w:r>
        </w:del>
      </w:ins>
      <w:del w:id="59" w:author="Arnold, Betsy - (fungi)" w:date="2024-10-07T06:13:00Z">
        <w:r>
          <w:rPr>
            <w:i/>
            <w:iCs/>
          </w:rPr>
          <w:delText xml:space="preserve"> treatment groups, leaves exposed to pathogen had greater leaf damage than non-exposed leaves. </w:delText>
        </w:r>
      </w:del>
      <w:r>
        <w:rPr/>
        <w:t>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w:t>
      </w:r>
      <w:ins w:id="60" w:author="Arnold, Betsy - (fungi)" w:date="2024-10-07T06:14:00Z">
        <w:r>
          <w:rPr/>
          <w:t>ed</w:t>
        </w:r>
      </w:ins>
      <w:r>
        <w:rPr/>
        <w:t xml:space="preserve"> functional traits and taxonomic identities of FEF associated with high- and low leaf damage by natural enemies, suggesting new insights into</w:t>
      </w:r>
      <w:del w:id="61" w:author="Arnold, Betsy - (fungi)" w:date="2024-10-07T06:14:00Z">
        <w:r>
          <w:rPr/>
          <w:delText xml:space="preserve"> cryptic</w:delText>
        </w:r>
      </w:del>
      <w:r>
        <w:rPr/>
        <w:t xml:space="preserve">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w:t>
      </w:r>
      <w:ins w:id="62" w:author="Arnold, Betsy - (fungi)" w:date="2024-10-07T06:15:00Z">
        <w:r>
          <w:rPr/>
          <w:t>s</w:t>
        </w:r>
      </w:ins>
      <w:r>
        <w:rPr/>
        <w:t xml:space="preserve"> and jasmonic acid (Guerriero et al., 2018; Teoh, 2016) to structures that prevent potential attacks by pests (e.g., thorns/modified leaves)(Hanley et al., 2007). </w:t>
      </w:r>
      <w:del w:id="63" w:author="Bolívar Aponte Rolón" w:date="2024-08-19T15:53:00Z">
        <w:r>
          <w:rPr/>
          <w:delText xml:space="preserve">Leaf functional traits such as shape, leaf thickness, leaf strength, leaf mass per area (LMA), and </w:delText>
        </w:r>
      </w:del>
      <w:del w:id="64" w:author="Bolívar Aponte Rolón" w:date="2024-08-19T15:53:00Z">
        <w:r>
          <w:rPr>
            <w:shd w:fill="FFFF00" w:val="clear"/>
          </w:rPr>
          <w:delText xml:space="preserve">anthocyanins can confer plants with strategies to ward off  foliar herbivores and pathogens, which represent key selective evolutionary pressures </w:delText>
        </w:r>
      </w:del>
      <w:ins w:id="65" w:author="Bolívar Aponte Rolón" w:date="2024-08-19T15:53:00Z">
        <w:r>
          <w:rPr/>
          <w:t xml:space="preserve">Leaf functional traits </w:t>
        </w:r>
      </w:ins>
      <w:ins w:id="66" w:author="Bolívar Aponte Rolón" w:date="2024-08-19T15:53:00Z">
        <w:del w:id="67" w:author="Arnold, Betsy - (fungi)" w:date="2024-10-07T06:15:00Z">
          <w:r>
            <w:rPr/>
            <w:delText xml:space="preserve">within the leaf economic spectrum (LES) </w:delText>
          </w:r>
        </w:del>
      </w:ins>
      <w:ins w:id="68" w:author="Bolívar Aponte Rolón" w:date="2024-08-19T15:53:00Z">
        <w:r>
          <w:rPr/>
          <w:t xml:space="preserve">such as shape, </w:t>
        </w:r>
      </w:ins>
      <w:ins w:id="69" w:author="Bolívar Aponte Rolón" w:date="2024-08-19T15:53:00Z">
        <w:del w:id="70" w:author="Arnold, Betsy - (fungi)" w:date="2024-10-07T06:16:00Z">
          <w:r>
            <w:rPr/>
            <w:delText xml:space="preserve">leaf </w:delText>
          </w:r>
        </w:del>
      </w:ins>
      <w:ins w:id="71" w:author="Bolívar Aponte Rolón" w:date="2024-08-19T15:53:00Z">
        <w:r>
          <w:rPr/>
          <w:t xml:space="preserve">thickness, </w:t>
        </w:r>
      </w:ins>
      <w:ins w:id="72" w:author="Bolívar Aponte Rolón" w:date="2024-08-19T15:53:00Z">
        <w:del w:id="73" w:author="Arnold, Betsy - (fungi)" w:date="2024-10-07T06:16:00Z">
          <w:r>
            <w:rPr/>
            <w:delText xml:space="preserve">leaf </w:delText>
          </w:r>
        </w:del>
      </w:ins>
      <w:ins w:id="74" w:author="Bolívar Aponte Rolón" w:date="2024-08-19T15:53:00Z">
        <w:r>
          <w:rPr/>
          <w:t xml:space="preserve">strength, </w:t>
        </w:r>
      </w:ins>
      <w:ins w:id="75" w:author="Arnold, Betsy - (fungi)" w:date="2024-10-07T06:15:00Z">
        <w:r>
          <w:rPr/>
          <w:t xml:space="preserve">and </w:t>
        </w:r>
      </w:ins>
      <w:ins w:id="76" w:author="Bolívar Aponte Rolón" w:date="2024-08-19T15:53:00Z">
        <w:r>
          <w:rPr/>
          <w:t xml:space="preserve">leaf mass per area (LMA), along with </w:t>
        </w:r>
      </w:ins>
      <w:ins w:id="77" w:author="Bolívar Aponte Rolón" w:date="2024-08-19T15:53:00Z">
        <w:del w:id="78" w:author="Arnold, Betsy - (fungi)" w:date="2024-10-07T06:15:00Z">
          <w:r>
            <w:rPr/>
            <w:delText>additional traits like</w:delText>
          </w:r>
        </w:del>
      </w:ins>
      <w:ins w:id="79" w:author="Arnold, Betsy - (fungi)" w:date="2024-10-07T06:15:00Z">
        <w:r>
          <w:rPr/>
          <w:t>leaf chemistry traits such as</w:t>
        </w:r>
      </w:ins>
      <w:ins w:id="80" w:author="Bolívar Aponte Rolón" w:date="2024-08-19T15:53:00Z">
        <w:r>
          <w:rPr/>
          <w:t xml:space="preserve"> anthocyanin levels, confer plants with strategies to ward off foliar herbivores and pathogens</w:t>
        </w:r>
      </w:ins>
      <w:ins w:id="81" w:author="Arnold, Betsy - (fungi)" w:date="2024-10-07T06:15:00Z">
        <w:r>
          <w:rPr/>
          <w:t xml:space="preserve">, which constitute </w:t>
        </w:r>
      </w:ins>
      <w:ins w:id="82" w:author="Bolívar Aponte Rolón" w:date="2024-08-19T15:53:00Z">
        <w:del w:id="83" w:author="Arnold, Betsy - (fungi)" w:date="2024-10-07T06:15:00Z">
          <w:r>
            <w:rPr/>
            <w:delText xml:space="preserve"> - </w:delText>
          </w:r>
        </w:del>
      </w:ins>
      <w:ins w:id="84" w:author="Bolívar Aponte Rolón" w:date="2024-08-19T15:53:00Z">
        <w:r>
          <w:rPr/>
          <w:t>key selective pressures in evolution</w:t>
        </w:r>
      </w:ins>
      <w:r>
        <w:rPr/>
        <w:t xml:space="preserve"> </w:t>
      </w:r>
      <w:r>
        <w:rPr>
          <w:color w:val="000000"/>
          <w:rPrChange w:id="0" w:author="Bolívar Aponte Rolón" w:date="2024-08-19T15:53:00Z"/>
        </w:rPr>
        <w:t>(</w:t>
      </w:r>
      <w:r>
        <w:rPr>
          <w:color w:val="000000"/>
        </w:rPr>
        <w:t xml:space="preserve">J. P. </w:t>
      </w:r>
      <w:r>
        <w:rPr>
          <w:color w:val="000000"/>
          <w:rPrChange w:id="0" w:author="Bolívar Aponte Rolón" w:date="2024-08-19T15:53:00Z"/>
        </w:rPr>
        <w:t>Anderson et al., 2010; Niklas et al., 2023).</w:t>
      </w:r>
    </w:p>
    <w:p>
      <w:pPr>
        <w:pStyle w:val="BodyText"/>
        <w:rPr>
          <w:ins w:id="92" w:author="Arnold, Betsy - (fungi)" w:date="2024-10-07T06:17:00Z"/>
        </w:rPr>
      </w:pPr>
      <w:del w:id="87" w:author="Arnold, Betsy - (fungi)" w:date="2024-10-07T06:16:00Z">
        <w:r>
          <w:rPr/>
          <w:delText xml:space="preserve">Leaf </w:delText>
        </w:r>
      </w:del>
      <w:ins w:id="88" w:author="Arnold, Betsy - (fungi)" w:date="2024-10-07T06:16:00Z">
        <w:r>
          <w:rPr/>
          <w:t xml:space="preserve">Such leaf </w:t>
        </w:r>
      </w:ins>
      <w:r>
        <w:rPr/>
        <w:t xml:space="preserve">defenses can be placed conceptually along the leaf economic spectrum (LES), which on one end has short-lived leaves with high nitrogen (N) content, low </w:t>
      </w:r>
      <w:del w:id="89" w:author="Arnold, Betsy - (fungi)" w:date="2024-10-07T06:16:00Z">
        <w:r>
          <w:rPr/>
          <w:delText>leaf mass per area (</w:delText>
        </w:r>
      </w:del>
      <w:r>
        <w:rPr/>
        <w:t>LMA</w:t>
      </w:r>
      <w:del w:id="90" w:author="Arnold, Betsy - (fungi)" w:date="2024-10-07T06:16:00Z">
        <w:r>
          <w:rPr/>
          <w:delText>)</w:delText>
        </w:r>
      </w:del>
      <w:r>
        <w:rPr/>
        <w:t xml:space="preserve">, thin leaf blades, and thin cell walls, and on the other end, long-lived leaves with low N content, high LMA, thick leaf blades and thick cell walls (Mason &amp; Donovan, 2015; Wright et al., 2004). Investment in </w:t>
      </w:r>
      <w:del w:id="91" w:author="Arnold, Betsy - (fungi)" w:date="2024-10-07T08:19:00Z">
        <w:r>
          <w:rPr/>
          <w:delText xml:space="preserve">baseline </w:delText>
        </w:r>
      </w:del>
      <w:r>
        <w:rPr/>
        <w:t xml:space="preserve">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w:t>
      </w:r>
    </w:p>
    <w:p>
      <w:pPr>
        <w:pStyle w:val="BodyText"/>
        <w:rPr/>
      </w:pPr>
      <w:r>
        <w:rPr/>
        <w:t>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w:t>
      </w:r>
      <w:ins w:id="93" w:author="Arnold, Betsy - (fungi)" w:date="2024-10-07T08:20:00Z">
        <w:r>
          <w:rPr/>
          <w:t>V</w:t>
        </w:r>
      </w:ins>
      <w:ins w:id="94" w:author="Arnold, Betsy - (fungi)" w:date="2024-10-07T06:17:00Z">
        <w:r>
          <w:rPr/>
          <w:t xml:space="preserve">an </w:t>
        </w:r>
      </w:ins>
      <w:r>
        <w:rPr/>
        <w:t>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 xml:space="preserve">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w:t>
      </w:r>
      <w:ins w:id="95" w:author="Arnold, Betsy - (fungi)" w:date="2024-10-07T08:20:00Z">
        <w:r>
          <w:rPr/>
          <w:t xml:space="preserve">and </w:t>
        </w:r>
      </w:ins>
      <w:r>
        <w:rPr/>
        <w:t>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 xml:space="preserve">FEF communities occurring in healthy leaves of naturally established tropical trees vary with specific leaf functional traits. Tellez et al. (2022) </w:t>
      </w:r>
      <w:del w:id="96" w:author="Arnold, Betsy - (fungi)" w:date="2024-10-07T08:21:00Z">
        <w:r>
          <w:rPr/>
          <w:delText xml:space="preserve">emphasized </w:delText>
        </w:r>
      </w:del>
      <w:r>
        <w:rPr/>
        <w:t>tested the hypothesis the abundance, diversity and FEF composition can be explained by leaf traits in the LES</w:t>
      </w:r>
      <w:ins w:id="97" w:author="Arnold, Betsy - (fungi)" w:date="2024-10-07T08:21:00Z">
        <w:r>
          <w:rPr/>
          <w:t>,</w:t>
        </w:r>
      </w:ins>
      <w:r>
        <w:rPr/>
        <w:t xml:space="preserve"> and found that FEF were less abundant and diverse in thick, tough</w:t>
      </w:r>
      <w:ins w:id="98" w:author="Arnold, Betsy - (fungi)" w:date="2024-10-07T08:21:00Z">
        <w:r>
          <w:rPr/>
          <w:t>,</w:t>
        </w:r>
      </w:ins>
      <w:r>
        <w:rPr/>
        <w:t xml:space="preserve"> long-lived leaves compared to thin, softer</w:t>
      </w:r>
      <w:ins w:id="99" w:author="Arnold, Betsy - (fungi)" w:date="2024-10-07T08:21:00Z">
        <w:r>
          <w:rPr/>
          <w:t>, and shorter-lived</w:t>
        </w:r>
      </w:ins>
      <w:r>
        <w:rPr/>
        <w:t xml:space="preserve"> leaves from the same forest. </w:t>
      </w:r>
      <w:ins w:id="100" w:author="Arnold, Betsy - (fungi)" w:date="2024-10-07T08:21:00Z">
        <w:r>
          <w:rPr/>
          <w:t xml:space="preserve">Moreover, </w:t>
        </w:r>
      </w:ins>
      <w:del w:id="101" w:author="Arnold, Betsy - (fungi)" w:date="2024-10-07T08:21:00Z">
        <w:r>
          <w:rPr/>
          <w:delText>The</w:delText>
        </w:r>
      </w:del>
      <w:r>
        <w:rPr/>
        <w:t xml:space="preserve"> </w:t>
      </w:r>
      <w:ins w:id="102" w:author="Arnold, Betsy - (fungi)" w:date="2024-10-07T08:21:00Z">
        <w:r>
          <w:rPr/>
          <w:t xml:space="preserve">composition of the </w:t>
        </w:r>
      </w:ins>
      <w:r>
        <w:rPr/>
        <w:t xml:space="preserve">FEF community </w:t>
      </w:r>
      <w:del w:id="103" w:author="Arnold, Betsy - (fungi)" w:date="2024-10-07T08:21:00Z">
        <w:r>
          <w:rPr/>
          <w:delText>composition and</w:delText>
        </w:r>
      </w:del>
      <w:ins w:id="104" w:author="Arnold, Betsy - (fungi)" w:date="2024-10-07T08:21:00Z">
        <w:r>
          <w:rPr/>
          <w:t>and its</w:t>
        </w:r>
      </w:ins>
      <w:r>
        <w:rPr/>
        <w:t xml:space="preserve"> capacity to produce defensive compounds </w:t>
      </w:r>
      <w:del w:id="105" w:author="Arnold, Betsy - (fungi)" w:date="2024-10-07T08:22:00Z">
        <w:r>
          <w:rPr/>
          <w:delText xml:space="preserve">varied </w:delText>
        </w:r>
      </w:del>
      <w:ins w:id="106" w:author="Arnold, Betsy - (fungi)" w:date="2024-10-07T08:22:00Z">
        <w:r>
          <w:rPr/>
          <w:t xml:space="preserve">differed in leaves from </w:t>
        </w:r>
      </w:ins>
      <w:del w:id="107" w:author="Arnold, Betsy - (fungi)" w:date="2024-10-07T08:22:00Z">
        <w:r>
          <w:rPr/>
          <w:delText xml:space="preserve">in response to leaf traits in </w:delText>
        </w:r>
      </w:del>
      <w:r>
        <w:rPr/>
        <w:t>opposing ends of the LES (Tellez et al., 2022). These results extend</w:t>
      </w:r>
      <w:ins w:id="108" w:author="Arnold, Betsy - (fungi)" w:date="2024-10-07T08:22:00Z">
        <w:r>
          <w:rPr/>
          <w:t>ed</w:t>
        </w:r>
      </w:ins>
      <w:r>
        <w:rPr/>
        <w:t xml:space="preserve"> the LES framework by including diverse and ecologically important fungi. The potential of FEF to alter where plants fall in the LES offers a useful lens to ask: what is the role of FEF in plant defenses against herbivores and pathogens</w:t>
      </w:r>
      <w:ins w:id="109" w:author="Arnold, Betsy - (fungi)" w:date="2024-10-07T08:22:00Z">
        <w:r>
          <w:rPr/>
          <w:t xml:space="preserve">, </w:t>
        </w:r>
      </w:ins>
      <w:r>
        <w:rPr/>
        <w:t xml:space="preserve"> and what trade-offs may be relevant in plant-enemy interactions</w:t>
      </w:r>
      <w:ins w:id="110" w:author="Arnold, Betsy - (fungi)" w:date="2024-10-07T08:23:00Z">
        <w:r>
          <w:rPr/>
          <w:t>?</w:t>
        </w:r>
      </w:ins>
      <w:del w:id="111" w:author="Arnold, Betsy - (fungi)" w:date="2024-10-07T08:23:00Z">
        <w:r>
          <w:rPr/>
          <w:delText>.</w:delText>
        </w:r>
      </w:del>
    </w:p>
    <w:p>
      <w:pPr>
        <w:pStyle w:val="BodyText"/>
        <w:rPr/>
      </w:pPr>
      <w:r>
        <w:rPr/>
        <w:t>Here we investigated how FEF abundance, diversity and community composition may modulate leaf functional traits and plant</w:t>
      </w:r>
      <w:del w:id="112" w:author="Arnold, Betsy - (fungi)" w:date="2024-10-07T08:23:00Z">
        <w:r>
          <w:rPr/>
          <w:delText>’</w:delText>
        </w:r>
      </w:del>
      <w:r>
        <w:rPr/>
        <w:t>s</w:t>
      </w:r>
      <w:ins w:id="113" w:author="Arnold, Betsy - (fungi)" w:date="2024-10-07T08:23:00Z">
        <w:r>
          <w:rPr/>
          <w:t>’</w:t>
        </w:r>
      </w:ins>
      <w:r>
        <w:rPr/>
        <w:t xml:space="preserve"> response</w:t>
      </w:r>
      <w:ins w:id="114" w:author="Arnold, Betsy - (fungi)" w:date="2024-10-07T08:23:00Z">
        <w:r>
          <w:rPr/>
          <w:t>s</w:t>
        </w:r>
      </w:ins>
      <w:r>
        <w:rPr/>
        <w:t xml:space="preserve"> to herbivory and pathogen damage. This work builds upon experiments that used single plant species and plant enemies (</w:t>
      </w:r>
      <w:ins w:id="115" w:author="Arnold, Betsy - (fungi)" w:date="2024-10-07T08:23:00Z">
        <w:r>
          <w:rPr/>
          <w:t xml:space="preserve">e.g., </w:t>
        </w:r>
      </w:ins>
      <w:r>
        <w:rPr/>
        <w:t>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w:t>
      </w:r>
      <w:del w:id="116" w:author="Arnold, Betsy - (fungi)" w:date="2024-10-07T08:23:00Z">
        <w:r>
          <w:rPr/>
          <w:delText>e.g.,</w:delText>
        </w:r>
      </w:del>
      <w:ins w:id="117" w:author="Arnold, Betsy - (fungi)" w:date="2024-10-07T08:23:00Z">
        <w:r>
          <w:rPr/>
          <w:t xml:space="preserve">i.e., </w:t>
        </w:r>
      </w:ins>
      <w:r>
        <w:rPr/>
        <w:t xml:space="preserve"> thin</w:t>
      </w:r>
      <w:ins w:id="118" w:author="Arnold, Betsy - (fungi)" w:date="2024-10-07T08:23:00Z">
        <w:r>
          <w:rPr/>
          <w:t>, soft,</w:t>
        </w:r>
      </w:ins>
      <w:r>
        <w:rPr/>
        <w:t xml:space="preserve"> and short-lived leaves). </w:t>
      </w:r>
      <w:del w:id="119" w:author="Bolívar Aponte Rolón" w:date="2024-10-08T10:32:58Z">
        <w:r>
          <w:rPr/>
          <w:delText xml:space="preserve">Alternatively, </w:delText>
        </w:r>
      </w:del>
      <w:del w:id="120" w:author="Bolívar Aponte Rolón" w:date="2024-10-08T10:32:58Z">
        <w:r>
          <w:rPr/>
          <w:commentReference w:id="1"/>
        </w:r>
      </w:del>
      <w:del w:id="121" w:author="Bolívar Aponte Rolón" w:date="2024-10-08T10:32:58Z">
        <w:r>
          <w:rPr/>
          <w:delText>p</w:delText>
        </w:r>
      </w:del>
      <w:ins w:id="122" w:author="Bolívar Aponte Rolón" w:date="2024-10-08T10:32:58Z">
        <w:r>
          <w:rPr/>
          <w:t>P</w:t>
        </w:r>
      </w:ins>
      <w:r>
        <w:rPr/>
        <w:t xml:space="preserve">lants that invest more in constitutive defenses (e.g., thick </w:t>
      </w:r>
      <w:del w:id="123" w:author="Arnold, Betsy - (fungi)" w:date="2024-10-07T08:23:00Z">
        <w:r>
          <w:rPr/>
          <w:delText>leaves and</w:delText>
        </w:r>
      </w:del>
      <w:ins w:id="124" w:author="Arnold, Betsy - (fungi)" w:date="2024-10-07T08:23:00Z">
        <w:r>
          <w:rPr/>
          <w:t>and</w:t>
        </w:r>
      </w:ins>
      <w:r>
        <w:rPr/>
        <w:t xml:space="preserve"> long-lived</w:t>
      </w:r>
      <w:ins w:id="125" w:author="Arnold, Betsy - (fungi)" w:date="2024-10-07T08:24:00Z">
        <w:r>
          <w:rPr/>
          <w:t xml:space="preserve"> leaves</w:t>
        </w:r>
      </w:ins>
      <w:r>
        <w:rPr/>
        <w:t>) rely less on FEF improved defenses against plant enemies.</w:t>
      </w:r>
    </w:p>
    <w:p>
      <w:pPr>
        <w:pStyle w:val="BodyText"/>
        <w:rPr/>
      </w:pPr>
      <w:r>
        <w:rPr/>
        <w:t xml:space="preserve">To test our hypothesis we designed an experiment that allowed tropical tree seedlings to be </w:t>
      </w:r>
      <w:del w:id="126" w:author="Arnold, Betsy - (fungi)" w:date="2024-10-07T08:26:00Z">
        <w:r>
          <w:rPr/>
          <w:delText xml:space="preserve">naturally </w:delText>
        </w:r>
      </w:del>
      <w:r>
        <w:rPr/>
        <w:t>inoculated</w:t>
      </w:r>
      <w:ins w:id="127" w:author="Arnold, Betsy - (fungi)" w:date="2024-10-07T08:26:00Z">
        <w:r>
          <w:rPr/>
          <w:t xml:space="preserve"> naturally</w:t>
        </w:r>
      </w:ins>
      <w:r>
        <w:rPr/>
        <w:t xml:space="preserve"> with </w:t>
      </w:r>
      <w:ins w:id="128" w:author="Arnold, Betsy - (fungi)" w:date="2024-10-07T08:26:00Z">
        <w:r>
          <w:rPr/>
          <w:t xml:space="preserve">diverse </w:t>
        </w:r>
      </w:ins>
      <w:r>
        <w:rPr/>
        <w:t xml:space="preserve">FEF. We then measured leaf damage (herbivory and pathogen infection) and a subset of leaf functional traits: </w:t>
      </w:r>
      <w:del w:id="129" w:author="Arnold, Betsy - (fungi)" w:date="2024-10-07T08:27:00Z">
        <w:r>
          <w:rPr/>
          <w:delText>leaf mass per area (</w:delText>
        </w:r>
      </w:del>
      <w:r>
        <w:rPr/>
        <w:t>LMA</w:t>
      </w:r>
      <w:del w:id="130" w:author="Arnold, Betsy - (fungi)" w:date="2024-10-07T08:27:00Z">
        <w:r>
          <w:rPr/>
          <w:delText>)</w:delText>
        </w:r>
      </w:del>
      <w:r>
        <w:rPr/>
        <w:t xml:space="preserve">, leaf thickness (LT), leaf toughness-measured as leaf punch strength (LPS)-, and anthocyanins (ACI), in response to inoculated (high FEF load, </w:t>
      </w:r>
      <w:del w:id="131" w:author="Bolívar Aponte Rolón" w:date="2024-08-19T15:48:00Z">
        <w:r>
          <w:rPr>
            <w:i/>
            <w:iCs/>
          </w:rPr>
          <w:delText>E+</w:delText>
        </w:r>
      </w:del>
      <w:ins w:id="132" w:author="Bolívar Aponte Rolón" w:date="2024-08-19T15:48:00Z">
        <w:r>
          <w:rPr>
            <w:i/>
            <w:iCs/>
          </w:rPr>
          <w:t>E-high</w:t>
        </w:r>
      </w:ins>
      <w:r>
        <w:rPr/>
        <w:t xml:space="preserve">) and non-inoculated (low FEF load, </w:t>
      </w:r>
      <w:del w:id="133" w:author="Bolívar Aponte Rolón" w:date="2024-08-19T15:47:00Z">
        <w:r>
          <w:rPr>
            <w:i/>
            <w:iCs/>
          </w:rPr>
          <w:delText>E-</w:delText>
        </w:r>
      </w:del>
      <w:ins w:id="134" w:author="Bolívar Aponte Rolón" w:date="2024-08-19T15:47:00Z">
        <w:r>
          <w:rPr>
            <w:i/>
            <w:iCs/>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i/>
          <w:i/>
          <w:iCs/>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w:t>
      </w:r>
      <w:del w:id="135" w:author="Arnold, Betsy - (fungi)" w:date="2024-10-07T08:28:00Z">
        <w:r>
          <w:rPr/>
          <w:delText>e.g.,</w:delText>
        </w:r>
      </w:del>
      <w:ins w:id="136" w:author="Arnold, Betsy - (fungi)" w:date="2024-10-07T08:28:00Z">
        <w:r>
          <w:rPr/>
          <w:t xml:space="preserve">i.e., </w:t>
        </w:r>
      </w:ins>
      <w:r>
        <w:rPr/>
        <w:t xml:space="preserve"> lower leaf mass per area) would have less herbivory and pathogen damage when treated with high FEF loads (</w:t>
      </w:r>
      <w:del w:id="137" w:author="Bolívar Aponte Rolón" w:date="2024-08-19T15:48:00Z">
        <w:r>
          <w:rPr>
            <w:i/>
            <w:iCs/>
          </w:rPr>
          <w:delText>E+</w:delText>
        </w:r>
      </w:del>
      <w:ins w:id="138" w:author="Bolívar Aponte Rolón" w:date="2024-08-19T15:48:00Z">
        <w:r>
          <w:rPr>
            <w:i/>
            <w:iCs/>
          </w:rPr>
          <w:t>E-high</w:t>
        </w:r>
      </w:ins>
      <w:r>
        <w:rPr/>
        <w:t>) compared to their low FEF counterparts (</w:t>
      </w:r>
      <w:del w:id="139" w:author="Bolívar Aponte Rolón" w:date="2024-08-19T15:47:00Z">
        <w:r>
          <w:rPr>
            <w:i/>
            <w:iCs/>
          </w:rPr>
          <w:delText>E-</w:delText>
        </w:r>
      </w:del>
      <w:ins w:id="140" w:author="Bolívar Aponte Rolón" w:date="2024-08-19T15:47:00Z">
        <w:r>
          <w:rPr>
            <w:i/>
            <w:iCs/>
          </w:rPr>
          <w:t>E-low</w:t>
        </w:r>
      </w:ins>
      <w:r>
        <w:rPr/>
        <w:t xml:space="preserve">); 3) </w:t>
      </w:r>
      <w:del w:id="141" w:author="Arnold, Betsy - (fungi)" w:date="2024-10-07T08:28:00Z">
        <w:r>
          <w:rPr/>
          <w:delText>Conversely</w:delText>
        </w:r>
      </w:del>
      <w:ins w:id="142" w:author="Bolívar Aponte Rolón" w:date="2024-09-24T16:50:00Z">
        <w:del w:id="143" w:author="Arnold, Betsy - (fungi)" w:date="2024-10-07T08:28:00Z">
          <w:r>
            <w:rPr/>
            <w:delText>Lastly</w:delText>
          </w:r>
        </w:del>
      </w:ins>
      <w:del w:id="144" w:author="Arnold, Betsy - (fungi)" w:date="2024-10-07T08:28:00Z">
        <w:r>
          <w:rPr/>
          <w:delText xml:space="preserve">, </w:delText>
        </w:r>
      </w:del>
      <w:ins w:id="145" w:author="Arnold, Betsy - (fungi)" w:date="2024-10-07T08:28:00Z">
        <w:r>
          <w:rPr/>
          <w:t>T</w:t>
        </w:r>
      </w:ins>
      <w:del w:id="146" w:author="Arnold, Betsy - (fungi)" w:date="2024-10-07T08:28:00Z">
        <w:r>
          <w:rPr/>
          <w:delText>t</w:delText>
        </w:r>
      </w:del>
      <w:r>
        <w:rPr/>
        <w:t>ree species with leaf functional traits o</w:t>
      </w:r>
      <w:ins w:id="147" w:author="Arnold, Betsy - (fungi)" w:date="2024-10-07T08:28:00Z">
        <w:r>
          <w:rPr/>
          <w:t>n</w:t>
        </w:r>
      </w:ins>
      <w:del w:id="148" w:author="Arnold, Betsy - (fungi)" w:date="2024-10-07T08:28:00Z">
        <w:r>
          <w:rPr/>
          <w:delText>f</w:delText>
        </w:r>
      </w:del>
      <w:r>
        <w:rPr/>
        <w:t xml:space="preserve"> the high side of the economic spectrum (</w:t>
      </w:r>
      <w:del w:id="149" w:author="Arnold, Betsy - (fungi)" w:date="2024-10-07T08:28:00Z">
        <w:r>
          <w:rPr/>
          <w:delText xml:space="preserve">e.g., </w:delText>
        </w:r>
      </w:del>
      <w:ins w:id="150" w:author="Arnold, Betsy - (fungi)" w:date="2024-10-07T08:28:00Z">
        <w:r>
          <w:rPr/>
          <w:t xml:space="preserve">i.e., </w:t>
        </w:r>
      </w:ins>
      <w:r>
        <w:rPr/>
        <w:t>greater leaf mass per area) treated with high FEF loads (</w:t>
      </w:r>
      <w:del w:id="151" w:author="Bolívar Aponte Rolón" w:date="2024-08-19T15:48:00Z">
        <w:r>
          <w:rPr>
            <w:i/>
            <w:iCs/>
          </w:rPr>
          <w:delText>E+</w:delText>
        </w:r>
      </w:del>
      <w:ins w:id="152" w:author="Bolívar Aponte Rolón" w:date="2024-08-19T15:48:00Z">
        <w:r>
          <w:rPr>
            <w:i/>
            <w:iCs/>
          </w:rPr>
          <w:t>E-high</w:t>
        </w:r>
      </w:ins>
      <w:r>
        <w:rPr/>
        <w:t>) would have no differences in herbivory and pathogen damage compared to their low FEF counterparts (</w:t>
      </w:r>
      <w:del w:id="153" w:author="Bolívar Aponte Rolón" w:date="2024-08-19T15:47:00Z">
        <w:r>
          <w:rPr>
            <w:i/>
            <w:iCs/>
          </w:rPr>
          <w:delText>E-</w:delText>
        </w:r>
      </w:del>
      <w:ins w:id="154" w:author="Bolívar Aponte Rolón" w:date="2024-08-19T15:47:00Z">
        <w:r>
          <w:rPr>
            <w:i/>
            <w:iCs/>
          </w:rPr>
          <w:t>E-low</w:t>
        </w:r>
      </w:ins>
      <w:r>
        <w:rPr/>
        <w:t xml:space="preserve">). </w:t>
      </w:r>
      <w:del w:id="155" w:author="Bolívar Aponte Rolón" w:date="2024-09-25T08:48:00Z">
        <w:bookmarkEnd w:id="2"/>
        <w:r>
          <w:rPr/>
          <w:delText>Lastly, 4) we anticipated that leaves with leaf functional traits on the high end of the economic spectrum would experience less herbivory by leaf-cutter ants, but low FEF loads (</w:delText>
        </w:r>
      </w:del>
      <w:del w:id="156" w:author="Bolívar Aponte Rolón" w:date="2024-09-25T08:48:00Z">
        <w:r>
          <w:rPr>
            <w:i/>
            <w:iCs/>
          </w:rPr>
          <w:delText>E-) in them could increase allurement.</w:delText>
        </w:r>
      </w:del>
    </w:p>
    <w:p>
      <w:pPr>
        <w:pStyle w:val="Heading1"/>
        <w:rPr/>
      </w:pPr>
      <w:bookmarkStart w:id="3" w:name="materials-and-methods"/>
      <w:r>
        <w:rPr/>
        <w:t>4. Materials and Methods</w:t>
      </w:r>
    </w:p>
    <w:p>
      <w:pPr>
        <w:pStyle w:val="Heading3"/>
        <w:rPr/>
      </w:pPr>
      <w:r>
        <w:rPr/>
        <w:t>4.0.1 Study site and seedling rearing</w:t>
      </w:r>
    </w:p>
    <w:p>
      <w:pPr>
        <w:pStyle w:val="FirstParagraph"/>
        <w:rPr>
          <w:ins w:id="164" w:author="Arnold, Betsy - (fungi)" w:date="2024-10-07T08:30:00Z"/>
        </w:rPr>
      </w:pPr>
      <w:ins w:id="157" w:author="Arnold, Betsy - (fungi)" w:date="2024-10-07T08:28:00Z">
        <w:r>
          <w:rPr/>
          <w:t xml:space="preserve">Seven species of tropical trees were chosen based on their variation in leaf functional traits: </w:t>
        </w:r>
      </w:ins>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t>
      </w:r>
      <w:del w:id="158" w:author="Arnold, Betsy - (fungi)" w:date="2024-10-07T08:29:00Z">
        <w:r>
          <w:rPr/>
          <w:delText xml:space="preserve">were chosen due to their variation in leaf functional traits </w:delText>
        </w:r>
      </w:del>
      <w:r>
        <w:rPr/>
        <w:t xml:space="preserve">(J.Wright </w:t>
      </w:r>
      <w:r>
        <w:rPr>
          <w:i/>
          <w:iCs/>
        </w:rPr>
        <w:t>unpublished data</w:t>
      </w:r>
      <w:r>
        <w:rPr/>
        <w:t>). All occur naturally at Barro Colorado Island (BCI) in central Panama (</w:t>
      </w:r>
      <w:del w:id="159" w:author="Bolívar Aponte Rolón" w:date="2024-09-24T16:52:00Z">
        <w:r>
          <w:rPr/>
          <w:delText>9°050N, 79°450W</w:delText>
        </w:r>
      </w:del>
      <w:ins w:id="160" w:author="Bolívar Aponte Rolón" w:date="2024-09-24T16:52:00Z">
        <w:r>
          <w:rPr/>
          <w:t>9.15 N, -79.85 W</w:t>
        </w:r>
      </w:ins>
      <w:r>
        <w:rPr/>
        <w:t>)</w:t>
      </w:r>
      <w:ins w:id="161" w:author="Arnold, Betsy - (fungi)" w:date="2024-10-07T08:30:00Z">
        <w:r>
          <w:rPr/>
          <w:t>.</w:t>
        </w:r>
      </w:ins>
      <w:del w:id="162" w:author="Arnold, Betsy - (fungi)" w:date="2024-10-07T08:30:00Z">
        <w:r>
          <w:rPr/>
          <w:delText>,</w:delText>
        </w:r>
      </w:del>
      <w:r>
        <w:rPr/>
        <w:t xml:space="preserve"> </w:t>
      </w:r>
      <w:del w:id="163" w:author="Arnold, Betsy - (fungi)" w:date="2024-10-07T08:30:00Z">
        <w:r>
          <w:rPr/>
          <w:delText xml:space="preserve">where we collected seeds from the forest floor from multiple maternal sources in January - April 2019. </w:delText>
        </w:r>
      </w:del>
      <w:r>
        <w:rPr/>
        <w:t xml:space="preserve">Average annual precipitation at BCI is 2,600 mm and the pronounced wet season ranges from May to December (Leigh et al., 1996). </w:t>
      </w:r>
    </w:p>
    <w:p>
      <w:pPr>
        <w:pStyle w:val="FirstParagraph"/>
        <w:rPr/>
      </w:pPr>
      <w:ins w:id="165" w:author="Arnold, Betsy - (fungi)" w:date="2024-10-07T08:30:00Z">
        <w:r>
          <w:rPr/>
          <w:t xml:space="preserve">Seeds from multiple maternal sources of each species were collected from the forest floor at BCI in January - April 2019. </w:t>
        </w:r>
      </w:ins>
      <w:r>
        <w:rPr/>
        <w:t xml:space="preserve">In preparation for the experiment, seeds were surface sterilized by </w:t>
      </w:r>
      <w:del w:id="166" w:author="Bolívar Aponte Rolón" w:date="2024-10-08T10:34:15Z">
        <w:r>
          <w:rPr/>
          <w:delText xml:space="preserve">soaking in water </w:delText>
        </w:r>
      </w:del>
      <w:del w:id="167" w:author="Bolívar Aponte Rolón" w:date="2024-10-08T10:34:15Z">
        <w:r>
          <w:rPr/>
          <w:commentReference w:id="2"/>
        </w:r>
      </w:del>
      <w:del w:id="168" w:author="Bolívar Aponte Rolón" w:date="2024-10-08T10:34:15Z">
        <w:r>
          <w:rPr/>
          <w:delText>and rinsing in sodium</w:delText>
        </w:r>
      </w:del>
      <w:ins w:id="169" w:author="Bolívar Aponte Rolón" w:date="2024-10-08T10:34:15Z">
        <w:r>
          <w:rPr/>
          <w:t>rinsing with water and agitating sequentially in sodium</w:t>
        </w:r>
      </w:ins>
      <w:r>
        <w:rPr/>
        <w:t xml:space="preserve"> hypochlorite (NaClO) and ethanol (EtOH). Seeds from each species had a species-specific sterilization protocol due to the variation in sizes and seed coats (see </w:t>
      </w:r>
      <w:del w:id="170" w:author="Bolívar Aponte Rolón" w:date="2024-08-29T14:17:00Z">
        <w:r>
          <w:rPr/>
          <w:delText>Supplementary Materials</w:delText>
        </w:r>
      </w:del>
      <w:ins w:id="171" w:author="Bolívar Aponte Rolón" w:date="2024-08-29T14:17:00Z">
        <w:r>
          <w:rPr/>
          <w:t>Appendix S1</w:t>
        </w:r>
      </w:ins>
      <w:r>
        <w:rPr/>
        <w:t xml:space="preserve">). </w:t>
      </w:r>
    </w:p>
    <w:p>
      <w:pPr>
        <w:pStyle w:val="FirstParagraph"/>
        <w:rPr/>
      </w:pPr>
      <w:r>
        <w:rPr/>
        <w:t>Seed germination and the subsequent experiment were carried out at the Santa Cruz Field Facility of the Smithsonian Tropical Research Institute in Gamboa, Panama (</w:t>
      </w:r>
      <w:del w:id="172" w:author="Bolívar Aponte Rolón" w:date="2024-09-24T16:51:00Z">
        <w:r>
          <w:rPr/>
          <w:delText>9°070N, 79°420W</w:delText>
        </w:r>
      </w:del>
      <w:ins w:id="173" w:author="Bolívar Aponte Rolón" w:date="2024-09-24T16:51:00Z">
        <w:r>
          <w:rPr/>
          <w:t xml:space="preserve">9.118611 N, -79.703182 W </w:t>
        </w:r>
      </w:ins>
      <w:r>
        <w:rPr/>
        <w:t xml:space="preserve">).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174" w:author="Bolívar Aponte Rolón" w:date="2024-08-19T15:50:00Z">
        <w:r>
          <w:rPr/>
          <w:t>i</w:t>
        </w:r>
      </w:ins>
      <w:r>
        <w:rPr/>
        <w:t>n plants that were not actively inoculated through our manipulations</w:t>
      </w:r>
      <w:ins w:id="175" w:author="Bolívar Aponte Rolón" w:date="2024-08-19T15:50:00Z">
        <w:r>
          <w:rPr/>
          <w:t xml:space="preserve"> </w:t>
        </w:r>
      </w:ins>
      <w:del w:id="176" w:author="Bolívar Aponte Rolón" w:date="2024-08-19T15:50:00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177" w:author="Bolívar Aponte Rolón" w:date="2024-08-29T14:17:00Z">
        <w:r>
          <w:rPr/>
          <w:delText>Supplementary Materials</w:delText>
        </w:r>
      </w:del>
      <w:ins w:id="178" w:author="Bolívar Aponte Rolón" w:date="2024-08-29T14:17:00Z">
        <w:r>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 xml:space="preserve">To inoculate seedlings with FEF, we </w:t>
      </w:r>
      <w:del w:id="179" w:author="Arnold, Betsy - (fungi)" w:date="2024-10-07T08:37:00Z">
        <w:r>
          <w:rPr/>
          <w:delText xml:space="preserve">took </w:delText>
        </w:r>
      </w:del>
      <w:ins w:id="180" w:author="Arnold, Betsy - (fungi)" w:date="2024-10-07T08:37:00Z">
        <w:r>
          <w:rPr/>
          <w:t xml:space="preserve">exposed </w:t>
        </w:r>
      </w:ins>
      <w:r>
        <w:rPr/>
        <w:t xml:space="preserve">10 </w:t>
      </w:r>
      <w:del w:id="181" w:author="Arnold, Betsy - (fungi)" w:date="2024-10-07T08:37:00Z">
        <w:r>
          <w:rPr/>
          <w:delText xml:space="preserve">individual </w:delText>
        </w:r>
      </w:del>
      <w:r>
        <w:rPr/>
        <w:t xml:space="preserve">seedlings of each species </w:t>
      </w:r>
      <w:del w:id="182" w:author="Arnold, Betsy - (fungi)" w:date="2024-10-07T08:37:00Z">
        <w:r>
          <w:rPr/>
          <w:delText>and exposed them over</w:delText>
        </w:r>
      </w:del>
      <w:ins w:id="183" w:author="Arnold, Betsy - (fungi)" w:date="2024-10-07T08:37:00Z">
        <w:r>
          <w:rPr/>
          <w:t>to</w:t>
        </w:r>
      </w:ins>
      <w:r>
        <w:rPr/>
        <w:t xml:space="preserve"> 10 nights to natural spore fall in the forest understory to achieve a high FEF load (</w:t>
      </w:r>
      <w:del w:id="184" w:author="Bolívar Aponte Rolón" w:date="2024-08-19T15:48:00Z">
        <w:r>
          <w:rPr>
            <w:i/>
            <w:iCs/>
          </w:rPr>
          <w:delText>E+</w:delText>
        </w:r>
      </w:del>
      <w:ins w:id="185" w:author="Bolívar Aponte Rolón" w:date="2024-08-19T15:48:00Z">
        <w:r>
          <w:rPr>
            <w:i/>
            <w:iCs/>
          </w:rPr>
          <w:t>E-high</w:t>
        </w:r>
      </w:ins>
      <w:r>
        <w:rPr/>
        <w:t>)</w:t>
      </w:r>
      <w:del w:id="186" w:author="Arnold, Betsy - (fungi)" w:date="2024-10-07T08:37:00Z">
        <w:r>
          <w:rPr/>
          <w:delText xml:space="preserve"> and </w:delText>
        </w:r>
      </w:del>
      <w:ins w:id="187" w:author="Arnold, Betsy - (fungi)" w:date="2024-10-07T08:37:00Z">
        <w:r>
          <w:rPr/>
          <w:t xml:space="preserve">. At the same time, </w:t>
        </w:r>
      </w:ins>
      <w:r>
        <w:rPr/>
        <w:t xml:space="preserve">10 </w:t>
      </w:r>
      <w:del w:id="188" w:author="Arnold, Betsy - (fungi)" w:date="2024-10-07T08:37:00Z">
        <w:r>
          <w:rPr/>
          <w:delText xml:space="preserve">plants </w:delText>
        </w:r>
      </w:del>
      <w:ins w:id="189" w:author="Arnold, Betsy - (fungi)" w:date="2024-10-07T08:37:00Z">
        <w:r>
          <w:rPr/>
          <w:t xml:space="preserve">seedlings per species </w:t>
        </w:r>
      </w:ins>
      <w:r>
        <w:rPr/>
        <w:t>were kept inside the greenhouse enclosure to maintain a low FEF load (</w:t>
      </w:r>
      <w:del w:id="190" w:author="Bolívar Aponte Rolón" w:date="2024-08-19T15:47:00Z">
        <w:r>
          <w:rPr>
            <w:i/>
            <w:iCs/>
          </w:rPr>
          <w:delText>E-</w:delText>
        </w:r>
      </w:del>
      <w:ins w:id="191" w:author="Bolívar Aponte Rolón" w:date="2024-08-19T15:47:00Z">
        <w:r>
          <w:rPr>
            <w:i/>
            <w:iCs/>
          </w:rPr>
          <w:t>E-low</w:t>
        </w:r>
      </w:ins>
      <w:r>
        <w:rPr/>
        <w:t>). Plants exposed to spore fall were placed on a table near (~10 m) the forest edge at dusk (~</w:t>
      </w:r>
      <w:ins w:id="192" w:author="Bolívar Aponte Rolón" w:date="2024-09-05T12:38:00Z">
        <w:r>
          <w:rPr/>
          <w:t xml:space="preserve"> </w:t>
        </w:r>
      </w:ins>
      <w:r>
        <w:rPr/>
        <w:t>18:00 hours) and returned to the greenhouse at dawn (~</w:t>
      </w:r>
      <w:ins w:id="193" w:author="Bolívar Aponte Rolón" w:date="2024-09-05T12:38:00Z">
        <w:r>
          <w:rPr/>
          <w:t xml:space="preserve"> </w:t>
        </w:r>
      </w:ins>
      <w:r>
        <w:rPr/>
        <w:t xml:space="preserve">07:00 hours) (Bittleston et al., 2011). We sprayed the </w:t>
      </w:r>
      <w:del w:id="194" w:author="Bolívar Aponte Rolón" w:date="2024-08-19T15:48:00Z">
        <w:r>
          <w:rPr>
            <w:i/>
            <w:iCs/>
          </w:rPr>
          <w:delText>E+</w:delText>
        </w:r>
      </w:del>
      <w:ins w:id="195" w:author="Bolívar Aponte Rolón" w:date="2024-08-19T15:48:00Z">
        <w:r>
          <w:rPr>
            <w:i/>
            <w:iCs/>
          </w:rPr>
          <w:t>E-high</w:t>
        </w:r>
      </w:ins>
      <w:r>
        <w:rPr/>
        <w:t xml:space="preserve"> seedlings with water to simulate rain and to promote endophyte spore germination and infection of leaves. Low FEF plants (</w:t>
      </w:r>
      <w:del w:id="196" w:author="Bolívar Aponte Rolón" w:date="2024-08-19T15:47:00Z">
        <w:r>
          <w:rPr>
            <w:i/>
            <w:iCs/>
          </w:rPr>
          <w:delText>E-</w:delText>
        </w:r>
      </w:del>
      <w:ins w:id="197" w:author="Bolívar Aponte Rolón" w:date="2024-08-19T15:47:00Z">
        <w:r>
          <w:rPr>
            <w:i/>
            <w:iCs/>
          </w:rPr>
          <w:t>E-low</w:t>
        </w:r>
      </w:ins>
      <w:r>
        <w:rPr/>
        <w:t xml:space="preserve">) were watered only at the soil level and shuffled and moved inside the greenhouse to simulate similar treatment as </w:t>
      </w:r>
      <w:del w:id="198" w:author="Bolívar Aponte Rolón" w:date="2024-08-19T15:48:00Z">
        <w:r>
          <w:rPr>
            <w:i/>
            <w:iCs/>
          </w:rPr>
          <w:delText>E+</w:delText>
        </w:r>
      </w:del>
      <w:ins w:id="199" w:author="Bolívar Aponte Rolón" w:date="2024-08-19T15:48:00Z">
        <w:r>
          <w:rPr>
            <w:i/>
            <w:iCs/>
          </w:rPr>
          <w:t>E-high</w:t>
        </w:r>
      </w:ins>
      <w:r>
        <w:rPr/>
        <w:t xml:space="preserve"> seedlings, but without spore fall exposure.</w:t>
      </w:r>
      <w:bookmarkEnd w:id="5"/>
    </w:p>
    <w:p>
      <w:pPr>
        <w:pStyle w:val="Heading3"/>
        <w:rPr>
          <w:ins w:id="209" w:author="Bolívar Aponte Rolón" w:date="2024-08-19T16:16:00Z"/>
        </w:rPr>
      </w:pPr>
      <w:del w:id="200" w:author="Bolívar Aponte Rolón" w:date="2024-08-19T16:16:00Z">
        <w:r>
          <w:rPr/>
          <w:delText>4.0.3 Leaf trait measurements</w:delText>
        </w:r>
      </w:del>
      <w:ins w:id="201" w:author="Bolívar Aponte Rolón" w:date="2024-08-19T16:16:00Z">
        <w:bookmarkStart w:id="6" w:name="leaf-trait-measurements"/>
        <w:r>
          <w:rPr/>
          <w:t xml:space="preserve">4.0.3 Determining differences in </w:t>
        </w:r>
      </w:ins>
      <w:ins w:id="202" w:author="Bolívar Aponte Rolón" w:date="2024-08-19T16:16:00Z">
        <w:r>
          <w:rPr/>
          <w:t xml:space="preserve">leaf functional traits </w:t>
        </w:r>
      </w:ins>
      <w:del w:id="203" w:author="Bolívar Aponte Rolón" w:date="2024-10-08T11:40:55Z">
        <w:r>
          <w:rPr/>
          <w:commentReference w:id="3"/>
        </w:r>
      </w:del>
      <w:ins w:id="204" w:author="Bolívar Aponte Rolón" w:date="2024-08-19T16:16:00Z">
        <w:r>
          <w:rPr/>
          <w:t xml:space="preserve">between </w:t>
        </w:r>
      </w:ins>
      <w:ins w:id="205" w:author="Bolívar Aponte Rolón" w:date="2024-08-19T16:16:00Z">
        <w:r>
          <w:rPr>
            <w:i/>
            <w:iCs/>
          </w:rPr>
          <w:t>E-high</w:t>
        </w:r>
      </w:ins>
      <w:ins w:id="206" w:author="Bolívar Aponte Rolón" w:date="2024-08-19T16:16:00Z">
        <w:r>
          <w:rPr/>
          <w:t xml:space="preserve"> and </w:t>
        </w:r>
      </w:ins>
      <w:ins w:id="207" w:author="Bolívar Aponte Rolón" w:date="2024-08-19T16:16:00Z">
        <w:r>
          <w:rPr>
            <w:i/>
            <w:iCs/>
          </w:rPr>
          <w:t>E-low</w:t>
        </w:r>
      </w:ins>
      <w:ins w:id="208" w:author="Bolívar Aponte Rolón" w:date="2024-08-19T16:16:00Z">
        <w:r>
          <w:rPr/>
          <w:t xml:space="preserve"> treatments</w:t>
        </w:r>
      </w:ins>
    </w:p>
    <w:p>
      <w:pPr>
        <w:pStyle w:val="BodyText"/>
        <w:rPr/>
      </w:pPr>
      <w:ins w:id="210" w:author="Bolívar Aponte Rolón" w:date="2024-08-19T16:16:00Z">
        <w:r>
          <w:rPr/>
          <w:t>4.0.3.1 Leaf trait measurements</w:t>
        </w:r>
      </w:ins>
    </w:p>
    <w:p>
      <w:pPr>
        <w:pStyle w:val="FirstParagraph"/>
        <w:rPr/>
      </w:pPr>
      <w:r>
        <w:rPr/>
        <w:t>Three mature leaves were haphazardly collected 7 - 10 days after fungal inoculation from individuals in each treatment (</w:t>
      </w:r>
      <w:del w:id="211" w:author="Bolívar Aponte Rolón" w:date="2024-08-19T15:48:00Z">
        <w:r>
          <w:rPr>
            <w:i/>
            <w:iCs/>
          </w:rPr>
          <w:delText>E+</w:delText>
        </w:r>
      </w:del>
      <w:ins w:id="212" w:author="Bolívar Aponte Rolón" w:date="2024-08-19T15:48:00Z">
        <w:r>
          <w:rPr>
            <w:i/>
            <w:iCs/>
          </w:rPr>
          <w:t>E-high</w:t>
        </w:r>
      </w:ins>
      <w:r>
        <w:rPr/>
        <w:t xml:space="preserve">, </w:t>
      </w:r>
      <w:del w:id="213" w:author="Bolívar Aponte Rolón" w:date="2024-08-19T15:47:00Z">
        <w:r>
          <w:rPr>
            <w:i/>
            <w:iCs/>
          </w:rPr>
          <w:delText>E-</w:delText>
        </w:r>
      </w:del>
      <w:ins w:id="214" w:author="Bolívar Aponte Rolón" w:date="2024-08-19T15:47:00Z">
        <w:r>
          <w:rPr>
            <w:i/>
            <w:iCs/>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215" w:author="Bolívar Aponte Rolón" w:date="2024-08-19T15:54:00Z">
        <w:r>
          <w:rPr/>
          <w:delText xml:space="preserve">To account for leaf thickness, the ACM-200 calculates an anthocyanin content index (ACI) value from the ratio of % transmittance at 931 nm/% transmittance at 525 nm </w:delText>
        </w:r>
      </w:del>
      <w:ins w:id="216" w:author="Bolívar Aponte Rolón" w:date="2024-08-19T15:54:00Z">
        <w:r>
          <w:rPr/>
          <w:t>The ACM-200 takes into account leaf thickness when calculating an anthocyanin content index (ACI) value by computing the ratio of % transmittance at 931 nm/% transmittance at 525 nm</w:t>
        </w:r>
      </w:ins>
      <w:ins w:id="217" w:author="Van Bael, Sunshine A" w:date="2024-09-17T13:58:00Z">
        <w:r>
          <w:rPr/>
          <w:t xml:space="preserve"> </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w:t>
      </w:r>
      <w:ins w:id="218" w:author="Arnold, Betsy - (fungi)" w:date="2024-10-07T08:39:00Z">
        <w:r>
          <w:rPr/>
          <w:t>:</w:t>
        </w:r>
      </w:ins>
      <w:del w:id="219" w:author="Arnold, Betsy - (fungi)" w:date="2024-10-07T08:39:00Z">
        <w:r>
          <w:rPr/>
          <w:delText>;</w:delText>
        </w:r>
      </w:del>
      <w:r>
        <w:rPr/>
        <w:t xml:space="preserve"> at the base, mid-leaf and tip on both sides of the mid-vein, taking care to avoid major and secondary veins. After ACI and leaf LT measurements were completed, we removed the leaves from their stems, placed them inside a zip-top plastic bag in an ice chest</w:t>
      </w:r>
      <w:ins w:id="220" w:author="Arnold, Betsy - (fungi)" w:date="2024-10-07T08:39:00Z">
        <w:r>
          <w:rPr/>
          <w:t>,</w:t>
        </w:r>
      </w:ins>
      <w:r>
        <w:rPr/>
        <w:t xml:space="preserve">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223" w:author="Bolívar Aponte Rolón" w:date="2024-08-19T16:16:00Z"/>
        </w:rPr>
      </w:pPr>
      <w:del w:id="221" w:author="Bolívar Aponte Rolón" w:date="2024-08-19T16:16:00Z">
        <w:r>
          <w:rPr/>
          <w:delText>4.0.4 Leaf tissue preparation for molecular work</w:delText>
        </w:r>
      </w:del>
      <w:ins w:id="222" w:author="Bolívar Aponte Rolón" w:date="2024-08-19T16:16:00Z">
        <w:bookmarkStart w:id="7" w:name="X3c7a37fa2f4886460c6eb6a1de1f042d286b507"/>
        <w:r>
          <w:rPr/>
          <w:t>4.0.4 Determining FEF abundance, richness, diversity and community composition</w:t>
        </w:r>
      </w:ins>
    </w:p>
    <w:p>
      <w:pPr>
        <w:pStyle w:val="Heading4"/>
        <w:pPrChange w:id="0" w:author="Bolívar Aponte Rolón" w:date="2024-10-08T09:56:29Z">
          <w:pPr>
            <w:pStyle w:val="BodyText"/>
          </w:pPr>
        </w:pPrChange>
        <w:rPr/>
      </w:pPr>
      <w:ins w:id="224" w:author="Bolívar Aponte Rolón" w:date="2024-08-19T16:16:00Z">
        <w:r>
          <w:rPr/>
          <w:t>4.0.4.1 Leaf tissue preparation for molecular work</w:t>
        </w:r>
      </w:ins>
    </w:p>
    <w:p>
      <w:pPr>
        <w:pStyle w:val="FirstParagraph"/>
        <w:rPr>
          <w:ins w:id="231" w:author="Arnold, Betsy - (fungi) [2]" w:date="2024-10-07T08:44:00Z"/>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w:t>
      </w:r>
      <w:del w:id="225" w:author="Arnold, Betsy - (fungi) [2]" w:date="2024-10-07T08:44:00Z">
        <w:r>
          <w:rPr/>
          <w:delText xml:space="preserve">estimate </w:delText>
        </w:r>
      </w:del>
      <w:ins w:id="226" w:author="Arnold, Betsy - (fungi) [2]" w:date="2024-10-07T08:44:00Z">
        <w:r>
          <w:rPr/>
          <w:t xml:space="preserve">confirm </w:t>
        </w:r>
      </w:ins>
      <w:r>
        <w:rPr/>
        <w:t xml:space="preserve">FEF colonization of </w:t>
      </w:r>
      <w:del w:id="227" w:author="Bolívar Aponte Rolón" w:date="2024-08-19T15:47:00Z">
        <w:r>
          <w:rPr>
            <w:i/>
            <w:iCs/>
          </w:rPr>
          <w:delText>E-</w:delText>
        </w:r>
      </w:del>
      <w:ins w:id="228" w:author="Bolívar Aponte Rolón" w:date="2024-08-19T15:47:00Z">
        <w:r>
          <w:rPr>
            <w:i/>
            <w:iCs/>
          </w:rPr>
          <w:t>E-low</w:t>
        </w:r>
      </w:ins>
      <w:r>
        <w:rPr/>
        <w:t xml:space="preserve"> and </w:t>
      </w:r>
      <w:del w:id="229" w:author="Bolívar Aponte Rolón" w:date="2024-08-19T15:48:00Z">
        <w:r>
          <w:rPr>
            <w:i/>
            <w:iCs/>
          </w:rPr>
          <w:delText>E+</w:delText>
        </w:r>
      </w:del>
      <w:ins w:id="230" w:author="Bolívar Aponte Rolón" w:date="2024-08-19T15:48:00Z">
        <w:r>
          <w:rPr>
            <w:i/>
            <w:iCs/>
          </w:rPr>
          <w:t>E-high</w:t>
        </w:r>
      </w:ins>
      <w:r>
        <w:rPr/>
        <w:t xml:space="preserve"> leaves. The presence or absence of endophytic fungi in culture was assessed 7 days after plating. </w:t>
      </w:r>
    </w:p>
    <w:p>
      <w:pPr>
        <w:pStyle w:val="FirstParagraph"/>
        <w:rPr/>
      </w:pPr>
      <w:r>
        <w:rPr/>
        <w:t>The remaining sterilized laminae were preserved in sterile 15 mL tubes with ~ 10 mL CTAB (1 M Tris–HCl pH 8, 5 M NaCl, 0.5 M EDTA, and 20 g CTAB). Leaf tissue in CTAB was used for amplicon sequencing (</w:t>
      </w:r>
      <w:del w:id="232" w:author="Arnold, Betsy - (fungi) [2]" w:date="2024-10-07T08:44:00Z">
        <w:r>
          <w:rPr/>
          <w:delText>described in detail</w:delText>
        </w:r>
      </w:del>
      <w:ins w:id="233" w:author="Arnold, Betsy - (fungi) [2]" w:date="2024-10-07T08:44:00Z">
        <w:r>
          <w:rPr/>
          <w:t>detailed</w:t>
        </w:r>
      </w:ins>
      <w:r>
        <w:rPr/>
        <w:t xml:space="preserve">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234" w:author="Bolívar Aponte Rolón" w:date="2024-08-19T16:18:00Z">
        <w:r>
          <w:rPr/>
          <w:t>0.4.2</w:t>
        </w:r>
      </w:ins>
      <w:r>
        <w:rPr/>
        <w:t xml:space="preserve"> Amplicon sequencing</w:t>
      </w:r>
    </w:p>
    <w:p>
      <w:pPr>
        <w:pStyle w:val="FirstParagraph"/>
        <w:rPr>
          <w:ins w:id="236" w:author="Arnold, Betsy - (fungi) [2]" w:date="2024-10-07T08:45:00Z"/>
        </w:rPr>
      </w:pPr>
      <w:r>
        <w:rPr/>
        <w:t>In preparation for DNA extraction</w:t>
      </w:r>
      <w:ins w:id="235" w:author="Arnold, Betsy - (fungi) [2]" w:date="2024-10-07T08:45:00Z">
        <w:r>
          <w:rPr/>
          <w:t xml:space="preserve"> from leaves in CTAB</w:t>
        </w:r>
      </w:ins>
      <w:r>
        <w:rPr/>
        <w:t>,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w:t>
      </w:r>
    </w:p>
    <w:p>
      <w:pPr>
        <w:pStyle w:val="FirstParagraph"/>
        <w:rPr>
          <w:ins w:id="239" w:author="Arnold, Betsy - (fungi) [2]" w:date="2024-10-07T08:46:00Z"/>
        </w:rPr>
      </w:pPr>
      <w:r>
        <w:rPr/>
        <w:t xml:space="preserve"> </w:t>
      </w:r>
      <w:r>
        <w:rPr/>
        <w:t xml:space="preserve">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w:t>
      </w:r>
      <w:del w:id="237" w:author="Arnold, Betsy - (fungi) [2]" w:date="2024-10-07T08:45:00Z">
        <w:r>
          <w:rPr/>
          <w:delText xml:space="preserve">proceeded to </w:delText>
        </w:r>
      </w:del>
      <w:r>
        <w:rPr/>
        <w:t>lyophilize</w:t>
      </w:r>
      <w:ins w:id="238" w:author="Arnold, Betsy - (fungi) [2]" w:date="2024-10-07T08:45:00Z">
        <w:r>
          <w:rPr/>
          <w:t>d</w:t>
        </w:r>
      </w:ins>
      <w:r>
        <w:rPr/>
        <w:t xml:space="preserve"> samples for 72 hours to fully remove CTAB from tissue. Then we submerged the sample tubes in liquid nitrogen for 30s and homogenized samples to a fine powder for 45 s in FastPrep-24 Tissue and Cell Homogenizer (MP Biomedicals, Solon, OH, USA). </w:t>
      </w:r>
    </w:p>
    <w:p>
      <w:pPr>
        <w:pStyle w:val="FirstParagraph"/>
        <w:rPr>
          <w:ins w:id="240" w:author="Arnold, Betsy - (fungi) [2]" w:date="2024-10-07T08:46:00Z"/>
        </w:rPr>
      </w:pPr>
      <w:r>
        <w:rPr/>
        <w:t xml:space="preserve">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t>
      </w:r>
    </w:p>
    <w:p>
      <w:pPr>
        <w:pStyle w:val="FirstParagraph"/>
        <w:rPr>
          <w:ins w:id="241" w:author="Arnold, Betsy - (fungi) [2]" w:date="2024-10-07T08:46:00Z"/>
        </w:rPr>
      </w:pPr>
      <w:r>
        <w:rPr/>
        <w:t xml:space="preserve">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w:t>
      </w:r>
    </w:p>
    <w:p>
      <w:pPr>
        <w:pStyle w:val="FirstParagraph"/>
        <w:rPr/>
      </w:pPr>
      <w:r>
        <w:rPr/>
        <w:t>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w:t>
      </w:r>
      <w:ins w:id="242" w:author="Arnold, Betsy - (fungi) [2]" w:date="2024-10-07T08:47:00Z">
        <w:r>
          <w:rPr/>
          <w:t>-</w:t>
        </w:r>
      </w:ins>
      <w:del w:id="243" w:author="Arnold, Betsy - (fungi) [2]" w:date="2024-10-07T08:47:00Z">
        <w:r>
          <w:rPr/>
          <w:delText xml:space="preserve"> </w:delText>
        </w:r>
      </w:del>
      <w:r>
        <w:rPr/>
        <w:t xml:space="preserve">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w:t>
      </w:r>
      <w:del w:id="244" w:author="Arnold, Betsy - (fungi) [2]" w:date="2024-10-07T08:47:00Z">
        <w:r>
          <w:rPr/>
          <w:delText xml:space="preserve">Again, </w:delText>
        </w:r>
      </w:del>
      <w:ins w:id="245" w:author="Arnold, Betsy - (fungi) [2]" w:date="2024-10-07T08:47:00Z">
        <w:r>
          <w:rPr/>
          <w:t>W</w:t>
        </w:r>
      </w:ins>
      <w:del w:id="246" w:author="Arnold, Betsy - (fungi) [2]" w:date="2024-10-07T08:47:00Z">
        <w:r>
          <w:rPr/>
          <w:delText>w</w:delText>
        </w:r>
      </w:del>
      <w:r>
        <w:rPr/>
        <w:t>e included the DNA extraction blanks and two PCR1 negatives</w:t>
      </w:r>
      <w:ins w:id="247" w:author="Arnold, Betsy - (fungi) [2]" w:date="2024-10-07T08:47:00Z">
        <w:r>
          <w:rPr/>
          <w:t>, which were</w:t>
        </w:r>
      </w:ins>
      <w:r>
        <w:rPr/>
        <w:t xml:space="preserve"> </w:t>
      </w:r>
      <w:del w:id="248" w:author="Arnold, Betsy - (fungi) [2]" w:date="2024-10-07T08:47:00Z">
        <w:r>
          <w:rPr/>
          <w:delText xml:space="preserve">and </w:delText>
        </w:r>
      </w:del>
      <w:r>
        <w:rPr/>
        <w:t xml:space="preserve">sequenced with samples. </w:t>
      </w:r>
    </w:p>
    <w:p>
      <w:pPr>
        <w:pStyle w:val="Heading4"/>
        <w:rPr/>
      </w:pPr>
      <w:bookmarkStart w:id="9" w:name="mock-communities"/>
      <w:r>
        <w:rPr/>
        <w:t>4.</w:t>
      </w:r>
      <w:ins w:id="249" w:author="Bolívar Aponte Rolón" w:date="2024-08-19T16:18:00Z">
        <w:r>
          <w:rPr/>
          <w:t>0.4.3</w:t>
        </w:r>
      </w:ins>
      <w:r>
        <w:rPr/>
        <w:t xml:space="preserve"> Mock </w:t>
      </w:r>
      <w:ins w:id="250" w:author="Arnold, Betsy - (fungi) [2]" w:date="2024-10-07T08:47:00Z">
        <w:r>
          <w:rPr/>
          <w:t>c</w:t>
        </w:r>
      </w:ins>
      <w:del w:id="251" w:author="Arnold, Betsy - (fungi) [2]" w:date="2024-10-07T08:47:00Z">
        <w:r>
          <w:rPr/>
          <w:delText>C</w:delText>
        </w:r>
      </w:del>
      <w:r>
        <w:rPr/>
        <w:t>ommunities</w:t>
      </w:r>
    </w:p>
    <w:p>
      <w:pPr>
        <w:pStyle w:val="FirstParagraph"/>
        <w:rPr/>
      </w:pPr>
      <w:r>
        <w:rPr/>
        <w:t xml:space="preserve">We processed and sequenced </w:t>
      </w:r>
      <w:del w:id="252" w:author="Arnold, Betsy - (fungi) [2]" w:date="2024-10-07T08:48:00Z">
        <w:r>
          <w:rPr/>
          <w:delText>a mock community</w:delText>
        </w:r>
      </w:del>
      <w:ins w:id="253" w:author="Arnold, Betsy - (fungi) [2]" w:date="2024-10-07T08:48:00Z">
        <w:r>
          <w:rPr/>
          <w:t>mock communities</w:t>
        </w:r>
      </w:ins>
      <w:r>
        <w:rPr/>
        <w:t xml:space="preserve">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254" w:author="Bolívar Aponte Rolón" w:date="2024-09-05T10:40:00Z">
        <w:r>
          <w:rPr/>
          <w:delText>Fig.</w:delText>
        </w:r>
      </w:del>
      <w:ins w:id="255" w:author="Bolívar Aponte Rolón" w:date="2024-09-05T10:40:00Z">
        <w:r>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256" w:author="Bolívar Aponte Rolón" w:date="2024-08-19T16:19:00Z">
        <w:r>
          <w:rPr/>
          <w:t>0.4.4</w:t>
        </w:r>
      </w:ins>
      <w:ins w:id="257" w:author="Van Bael, Sunshine A" w:date="2024-09-17T13:59:00Z">
        <w:r>
          <w:rPr/>
          <w:t xml:space="preserve"> </w:t>
        </w:r>
      </w:ins>
      <w:r>
        <w:rPr/>
        <w:t>Bioinformatic analyses</w:t>
      </w:r>
    </w:p>
    <w:p>
      <w:pPr>
        <w:pStyle w:val="FirstParagraph"/>
        <w:rPr>
          <w:ins w:id="266" w:author="Arnold, Betsy - (fungi) [2]" w:date="2024-10-07T08:54:00Z"/>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w:t>
      </w:r>
      <w:ins w:id="258" w:author="Arnold, Betsy - (fungi) [2]" w:date="2024-10-07T08:53:00Z">
        <w:r>
          <w:rPr/>
          <w:t xml:space="preserve">higher </w:t>
        </w:r>
      </w:ins>
      <w:r>
        <w:rPr/>
        <w:t xml:space="preserve">sensitivity (Rognes et al., 2016). </w:t>
      </w:r>
      <w:del w:id="259" w:author="Arnold, Betsy - (fungi) [2]" w:date="2024-10-07T08:53:00Z">
        <w:r>
          <w:rPr/>
          <w:delText xml:space="preserve">For mock communities and experimental samples, </w:delText>
        </w:r>
      </w:del>
      <w:ins w:id="260" w:author="Arnold, Betsy - (fungi) [2]" w:date="2024-10-07T08:54:00Z">
        <w:r>
          <w:rPr/>
          <w:t>W</w:t>
        </w:r>
      </w:ins>
      <w:del w:id="261" w:author="Arnold, Betsy - (fungi) [2]" w:date="2024-10-07T08:54:00Z">
        <w:r>
          <w:rPr/>
          <w:delText>w</w:delText>
        </w:r>
      </w:del>
      <w:r>
        <w:rPr/>
        <w:t xml:space="preserve">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w:t>
      </w:r>
      <w:del w:id="262" w:author="Arnold, Betsy - (fungi) [2]" w:date="2024-10-07T08:54:00Z">
        <w:r>
          <w:rPr/>
          <w:delText xml:space="preserve">Sequentially </w:delText>
        </w:r>
      </w:del>
      <w:ins w:id="263" w:author="Arnold, Betsy - (fungi) [2]" w:date="2024-10-07T08:54:00Z">
        <w:r>
          <w:rPr/>
          <w:t>W</w:t>
        </w:r>
      </w:ins>
      <w:del w:id="264" w:author="Arnold, Betsy - (fungi) [2]" w:date="2024-10-07T08:54:00Z">
        <w:r>
          <w:rPr/>
          <w:delText>w</w:delText>
        </w:r>
      </w:del>
      <w:r>
        <w:rPr/>
        <w:t xml:space="preserve">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w:t>
      </w:r>
      <w:del w:id="265" w:author="Arnold, Betsy - (fungi) [2]" w:date="2024-10-07T08:54:00Z">
        <w:r>
          <w:rPr/>
          <w:delText xml:space="preserve">a </w:delText>
        </w:r>
      </w:del>
      <w:r>
        <w:rPr/>
        <w:t xml:space="preserve">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w:t>
      </w:r>
    </w:p>
    <w:p>
      <w:pPr>
        <w:pStyle w:val="FirstParagraph"/>
        <w:rPr>
          <w:ins w:id="274" w:author="Arnold, Betsy - (fungi) [2]" w:date="2024-10-07T08:55:00Z"/>
        </w:rPr>
      </w:pPr>
      <w:r>
        <w:rPr/>
        <w:t>For each OTU</w:t>
      </w:r>
      <w:del w:id="267" w:author="Arnold, Betsy - (fungi) [2]" w:date="2024-10-07T09:03:00Z">
        <w:r>
          <w:rPr/>
          <w:delText xml:space="preserve"> identified</w:delText>
        </w:r>
      </w:del>
      <w:r>
        <w:rPr/>
        <w:t>, we removed laboratory contaminants from experimental samples by subtracting the average read count found in control samples from the DNA extraction and PCR steps. Our analysis of mock communities allowed us</w:t>
      </w:r>
      <w:del w:id="268" w:author="Arnold, Betsy - (fungi) [2]" w:date="2024-10-07T08:54:00Z">
        <w:r>
          <w:rPr/>
          <w:delText>e</w:delText>
        </w:r>
      </w:del>
      <w:r>
        <w:rPr/>
        <w:t xml:space="preserve"> to identify and remove false OTUs from experimental samples, those with fewer than 10 reads, leading us to </w:t>
      </w:r>
      <w:ins w:id="269" w:author="Arnold, Betsy - (fungi) [2]" w:date="2024-10-07T08:55:00Z">
        <w:r>
          <w:rPr/>
          <w:t xml:space="preserve">remove </w:t>
        </w:r>
      </w:ins>
      <w:r>
        <w:rPr/>
        <w:t xml:space="preserve">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270" w:author="Bolívar Aponte Rolón" w:date="2024-08-19T15:47:00Z">
        <w:r>
          <w:rPr>
            <w:i/>
            <w:iCs/>
          </w:rPr>
          <w:delText>E-</w:delText>
        </w:r>
      </w:del>
      <w:ins w:id="271" w:author="Bolívar Aponte Rolón" w:date="2024-08-19T15:47:00Z">
        <w:r>
          <w:rPr>
            <w:i/>
            <w:iCs/>
          </w:rPr>
          <w:t>E-low</w:t>
        </w:r>
      </w:ins>
      <w:r>
        <w:rPr/>
        <w:t>) plants (</w:t>
      </w:r>
      <w:r>
        <w:rPr>
          <w:i/>
          <w:iCs/>
        </w:rPr>
        <w:t>n</w:t>
      </w:r>
      <w:r>
        <w:rPr/>
        <w:t>=78) and deemed them as artifacts resulting from greenhouse conditions. They were eliminated from treatment (</w:t>
      </w:r>
      <w:del w:id="272" w:author="Bolívar Aponte Rolón" w:date="2024-08-19T15:48:00Z">
        <w:r>
          <w:rPr>
            <w:i/>
            <w:iCs/>
          </w:rPr>
          <w:delText>E+</w:delText>
        </w:r>
      </w:del>
      <w:ins w:id="273" w:author="Bolívar Aponte Rolón" w:date="2024-08-19T15:48:00Z">
        <w:r>
          <w:rPr>
            <w:i/>
            <w:iCs/>
          </w:rPr>
          <w:t>E-high</w:t>
        </w:r>
      </w:ins>
      <w:r>
        <w:rPr/>
        <w:t xml:space="preserve">) plants across all species. </w:t>
      </w:r>
    </w:p>
    <w:p>
      <w:pPr>
        <w:pStyle w:val="FirstParagraph"/>
        <w:rPr>
          <w:ins w:id="283" w:author="Bolívar Aponte Rolón" w:date="2024-10-08T09:48:38Z"/>
        </w:rPr>
      </w:pPr>
      <w:r>
        <w:rPr/>
        <w:t xml:space="preserve">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w:t>
      </w:r>
      <w:ins w:id="275" w:author="Bolívar Aponte Rolón" w:date="2024-10-08T09:51:50Z">
        <w:r>
          <w:rPr/>
          <w:t xml:space="preserve">statistical </w:t>
        </w:r>
      </w:ins>
      <w:r>
        <w:rPr/>
        <w:t>analyses after taxonomic assignment were performed in R [v. 4.</w:t>
      </w:r>
      <w:del w:id="276" w:author="Bolívar Aponte Rolón" w:date="2024-10-08T09:52:00Z">
        <w:r>
          <w:rPr/>
          <w:delText>3.3</w:delText>
        </w:r>
      </w:del>
      <w:ins w:id="277" w:author="Bolívar Aponte Rolón" w:date="2024-10-08T09:52:00Z">
        <w:r>
          <w:rPr/>
          <w:t>4.1</w:t>
        </w:r>
      </w:ins>
      <w:r>
        <w:rPr/>
        <w:t xml:space="preserve">; R Core Team (2024)] using the </w:t>
      </w:r>
      <w:r>
        <w:rPr>
          <w:rStyle w:val="VerbatimChar"/>
        </w:rPr>
        <w:t>phyloseq</w:t>
      </w:r>
      <w:r>
        <w:rPr/>
        <w:t xml:space="preserve"> package </w:t>
      </w:r>
      <w:ins w:id="278" w:author="Bolívar Aponte Rolón" w:date="2024-10-08T09:51:22Z">
        <w:r>
          <w:rPr/>
          <w:t>[</w:t>
        </w:r>
      </w:ins>
      <w:ins w:id="279" w:author="Bolívar Aponte Rolón" w:date="2024-08-19T16:11:00Z">
        <w:r>
          <w:rPr/>
          <w:t xml:space="preserve">v.1.48.0, </w:t>
        </w:r>
      </w:ins>
      <w:del w:id="280" w:author="Bolívar Aponte Rolón" w:date="2024-08-19T16:11:00Z">
        <w:r>
          <w:rPr/>
          <w:delText>(</w:delText>
        </w:r>
      </w:del>
      <w:r>
        <w:rPr/>
        <w:t xml:space="preserve">McMurdie &amp; Holmes, </w:t>
      </w:r>
      <w:ins w:id="281" w:author="Bolívar Aponte Rolón" w:date="2024-10-08T09:51:29Z">
        <w:r>
          <w:rPr/>
          <w:t>(</w:t>
        </w:r>
      </w:ins>
      <w:r>
        <w:rPr/>
        <w:t>2013)</w:t>
      </w:r>
      <w:ins w:id="282" w:author="Bolívar Aponte Rolón" w:date="2024-10-08T09:51:32Z">
        <w:r>
          <w:rPr/>
          <w:t>]</w:t>
        </w:r>
      </w:ins>
      <w:r>
        <w:rPr/>
        <w:t xml:space="preserve"> and custom scripts (see Supplementary Material).</w:t>
      </w:r>
      <w:bookmarkEnd w:id="10"/>
    </w:p>
    <w:p>
      <w:pPr>
        <w:pStyle w:val="Heading5"/>
        <w:rPr>
          <w:ins w:id="285" w:author="Bolívar Aponte Rolón" w:date="2024-10-08T09:48:38Z"/>
        </w:rPr>
      </w:pPr>
      <w:ins w:id="284" w:author="Bolívar Aponte Rolón" w:date="2024-10-08T09:48:38Z">
        <w:bookmarkStart w:id="11" w:name="host-species-phylogeny"/>
        <w:r>
          <w:rPr/>
          <w:t>4.0.4.4.1 Host Species Phylogeny</w:t>
        </w:r>
      </w:ins>
    </w:p>
    <w:p>
      <w:pPr>
        <w:pStyle w:val="FirstParagraph"/>
        <w:rPr>
          <w:ins w:id="303" w:author="Bolívar Aponte Rolón" w:date="2024-10-08T09:48:38Z"/>
        </w:rPr>
      </w:pPr>
      <w:ins w:id="286" w:author="Bolívar Aponte Rolón" w:date="2024-10-08T09:48:38Z">
        <w:r>
          <w:rPr/>
          <w:t xml:space="preserve">We created a correlation structure based on the </w:t>
        </w:r>
      </w:ins>
      <w:ins w:id="287" w:author="Bolívar Aponte Rolón" w:date="2024-10-08T09:48:38Z">
        <w:r>
          <w:rPr>
            <w:i/>
            <w:iCs/>
          </w:rPr>
          <w:t>rbcL</w:t>
        </w:r>
      </w:ins>
      <w:ins w:id="288" w:author="Bolívar Aponte Rolón" w:date="2024-10-08T09:48:38Z">
        <w:r>
          <w:rPr/>
          <w:t xml:space="preserve"> gene which has a low mutation rate and high similarity between species. We used data archived in NCBI by (Kress et al., 2009) under accession numbers: </w:t>
        </w:r>
      </w:ins>
      <w:ins w:id="289" w:author="Bolívar Aponte Rolón" w:date="2024-10-08T09:48:38Z">
        <w:r>
          <w:rPr>
            <w:i/>
            <w:iCs/>
          </w:rPr>
          <w:t>Theobroma cacao</w:t>
        </w:r>
      </w:ins>
      <w:ins w:id="290" w:author="Bolívar Aponte Rolón" w:date="2024-10-08T09:48:38Z">
        <w:r>
          <w:rPr/>
          <w:t xml:space="preserve"> (GQ981898.1), </w:t>
        </w:r>
      </w:ins>
      <w:ins w:id="291" w:author="Bolívar Aponte Rolón" w:date="2024-10-08T09:48:38Z">
        <w:r>
          <w:rPr>
            <w:i/>
            <w:iCs/>
          </w:rPr>
          <w:t>Dipteryx</w:t>
        </w:r>
      </w:ins>
      <w:ins w:id="292" w:author="Bolívar Aponte Rolón" w:date="2024-10-08T09:48:38Z">
        <w:r>
          <w:rPr/>
          <w:t xml:space="preserve"> sp. (GQ981725.1), </w:t>
        </w:r>
      </w:ins>
      <w:ins w:id="293" w:author="Bolívar Aponte Rolón" w:date="2024-10-08T09:48:38Z">
        <w:r>
          <w:rPr>
            <w:i/>
            <w:iCs/>
          </w:rPr>
          <w:t>Lacmellea panamensis</w:t>
        </w:r>
      </w:ins>
      <w:ins w:id="294" w:author="Bolívar Aponte Rolón" w:date="2024-10-08T09:48:38Z">
        <w:r>
          <w:rPr/>
          <w:t xml:space="preserve"> (GQ981782.1), </w:t>
        </w:r>
      </w:ins>
      <w:ins w:id="295" w:author="Bolívar Aponte Rolón" w:date="2024-10-08T09:48:38Z">
        <w:r>
          <w:rPr>
            <w:i/>
            <w:iCs/>
          </w:rPr>
          <w:t>Apeiba membranacea</w:t>
        </w:r>
      </w:ins>
      <w:ins w:id="296" w:author="Bolívar Aponte Rolón" w:date="2024-10-08T09:48:38Z">
        <w:r>
          <w:rPr/>
          <w:t xml:space="preserve"> (GQ981666.1), </w:t>
        </w:r>
      </w:ins>
      <w:ins w:id="297" w:author="Bolívar Aponte Rolón" w:date="2024-10-08T09:48:38Z">
        <w:r>
          <w:rPr>
            <w:i/>
            <w:iCs/>
          </w:rPr>
          <w:t>Heisteria concinna</w:t>
        </w:r>
      </w:ins>
      <w:ins w:id="298" w:author="Bolívar Aponte Rolón" w:date="2024-10-08T09:48:38Z">
        <w:r>
          <w:rPr/>
          <w:t xml:space="preserve"> (GQ981761.1), </w:t>
        </w:r>
      </w:ins>
      <w:ins w:id="299" w:author="Bolívar Aponte Rolón" w:date="2024-10-08T09:48:38Z">
        <w:r>
          <w:rPr>
            <w:i/>
            <w:iCs/>
          </w:rPr>
          <w:t>Chrysophyllum cainito</w:t>
        </w:r>
      </w:ins>
      <w:ins w:id="300" w:author="Bolívar Aponte Rolón" w:date="2024-10-08T09:48:38Z">
        <w:r>
          <w:rPr/>
          <w:t xml:space="preserve"> (GQ981702.), and </w:t>
        </w:r>
      </w:ins>
      <w:ins w:id="301" w:author="Bolívar Aponte Rolón" w:date="2024-10-08T09:48:38Z">
        <w:r>
          <w:rPr>
            <w:i/>
            <w:iCs/>
          </w:rPr>
          <w:t>Cordia alliodora</w:t>
        </w:r>
      </w:ins>
      <w:ins w:id="302" w:author="Bolívar Aponte Rolón" w:date="2024-10-08T09:48:38Z">
        <w:r>
          <w:rPr/>
          <w:t xml:space="preserve"> (GQ981712.1).</w:t>
        </w:r>
      </w:ins>
    </w:p>
    <w:p>
      <w:pPr>
        <w:pStyle w:val="BodyText"/>
        <w:rPr/>
      </w:pPr>
      <w:ins w:id="304" w:author="Bolívar Aponte Rolón" w:date="2024-10-08T09:48:38Z">
        <w:r>
          <w:rPr/>
          <w:t xml:space="preserve">We aligned sequences with MUSCLE [v.5.1.0-1; Edgar (2004)]. We built a maximum-likelihood tree with IQ-TREE [v.2.3.6-1; Minh et al. (2020)] with 1000 bootstrap replicates. We calculated the phylogenetic correlation structure (Pagel’s λ Correlation Structure) assuming λ = 1 with the </w:t>
        </w:r>
      </w:ins>
      <w:ins w:id="305" w:author="Bolívar Aponte Rolón" w:date="2024-10-08T09:48:38Z">
        <w:r>
          <w:rPr>
            <w:rStyle w:val="VerbatimChar"/>
          </w:rPr>
          <w:t>corPagel</w:t>
        </w:r>
      </w:ins>
      <w:ins w:id="306" w:author="Bolívar Aponte Rolón" w:date="2024-10-08T09:48:38Z">
        <w:r>
          <w:rPr/>
          <w:t xml:space="preserve"> function from the </w:t>
        </w:r>
      </w:ins>
      <w:ins w:id="307" w:author="Bolívar Aponte Rolón" w:date="2024-10-08T09:48:38Z">
        <w:r>
          <w:rPr>
            <w:rStyle w:val="VerbatimChar"/>
          </w:rPr>
          <w:t>ape</w:t>
        </w:r>
      </w:ins>
      <w:ins w:id="308" w:author="Bolívar Aponte Rolón" w:date="2024-10-08T09:48:38Z">
        <w:r>
          <w:rPr/>
          <w:t xml:space="preserve"> package [v5.7.1; Paradis &amp; Schliep (2019)] and used it to account for phylogenetic non-independence in our generalized linear mixed models (see Statistical Analyses below).</w:t>
        </w:r>
      </w:ins>
      <w:bookmarkEnd w:id="11"/>
    </w:p>
    <w:p>
      <w:pPr>
        <w:pStyle w:val="Heading3"/>
        <w:rPr>
          <w:ins w:id="315" w:author="Bolívar Aponte Rolón" w:date="2024-08-19T16:19:00Z"/>
        </w:rPr>
      </w:pPr>
      <w:del w:id="309" w:author="Bolívar Aponte Rolón" w:date="2024-08-19T16:19:00Z">
        <w:r>
          <w:rPr/>
          <w:delText>4.1.3 Herbivore assays</w:delText>
        </w:r>
      </w:del>
      <w:ins w:id="310" w:author="Bolívar Aponte Rolón" w:date="2024-08-19T16:19:00Z">
        <w:bookmarkStart w:id="12" w:name="herbivore-assays"/>
        <w:r>
          <w:rPr/>
          <w:t xml:space="preserve">4.0.5 Determining herbivore and pathogen damage to </w:t>
        </w:r>
      </w:ins>
      <w:ins w:id="311" w:author="Bolívar Aponte Rolón" w:date="2024-08-19T16:19:00Z">
        <w:r>
          <w:rPr>
            <w:i/>
            <w:iCs/>
          </w:rPr>
          <w:t>E-high</w:t>
        </w:r>
      </w:ins>
      <w:ins w:id="312" w:author="Bolívar Aponte Rolón" w:date="2024-08-19T16:19:00Z">
        <w:r>
          <w:rPr/>
          <w:t xml:space="preserve"> and </w:t>
        </w:r>
      </w:ins>
      <w:ins w:id="313" w:author="Bolívar Aponte Rolón" w:date="2024-08-19T16:19:00Z">
        <w:r>
          <w:rPr>
            <w:i/>
            <w:iCs/>
          </w:rPr>
          <w:t>E-low</w:t>
        </w:r>
      </w:ins>
      <w:ins w:id="314" w:author="Bolívar Aponte Rolón" w:date="2024-08-19T16:19:00Z">
        <w:r>
          <w:rPr/>
          <w:t xml:space="preserve"> treatments</w:t>
        </w:r>
      </w:ins>
    </w:p>
    <w:p>
      <w:pPr>
        <w:pStyle w:val="Heading4"/>
        <w:pPrChange w:id="0" w:author="Bolívar Aponte Rolón" w:date="2024-10-08T09:55:52Z">
          <w:pPr>
            <w:pStyle w:val="BodyText"/>
          </w:pPr>
        </w:pPrChange>
        <w:rPr/>
      </w:pPr>
      <w:r>
        <w:rPr/>
        <w:t>4.0.5.1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w:t>
      </w:r>
      <w:del w:id="316" w:author="Arnold, Betsy - (fungi) [2]" w:date="2024-10-07T08:56:00Z">
        <w:r>
          <w:rPr/>
          <w:delText xml:space="preserve">leaf-cutter </w:delText>
        </w:r>
      </w:del>
      <w:r>
        <w:rPr/>
        <w:t>ant</w:t>
      </w:r>
      <w:del w:id="317" w:author="Arnold, Betsy - (fungi) [2]" w:date="2024-10-07T08:56:00Z">
        <w:r>
          <w:rPr/>
          <w:delText xml:space="preserve"> colonie</w:delText>
        </w:r>
      </w:del>
      <w:r>
        <w:rPr/>
        <w:t xml:space="preserve">s with a choice of an </w:t>
      </w:r>
      <w:del w:id="318" w:author="Bolívar Aponte Rolón" w:date="2024-08-19T15:48:00Z">
        <w:r>
          <w:rPr>
            <w:i/>
            <w:iCs/>
          </w:rPr>
          <w:delText>E+</w:delText>
        </w:r>
      </w:del>
      <w:ins w:id="319" w:author="Bolívar Aponte Rolón" w:date="2024-08-19T15:48:00Z">
        <w:r>
          <w:rPr>
            <w:i/>
            <w:iCs/>
          </w:rPr>
          <w:t>E-high</w:t>
        </w:r>
      </w:ins>
      <w:r>
        <w:rPr/>
        <w:t xml:space="preserve"> or an </w:t>
      </w:r>
      <w:del w:id="320" w:author="Bolívar Aponte Rolón" w:date="2024-08-19T15:47:00Z">
        <w:r>
          <w:rPr>
            <w:i/>
            <w:iCs/>
          </w:rPr>
          <w:delText>E-</w:delText>
        </w:r>
      </w:del>
      <w:ins w:id="321" w:author="Bolívar Aponte Rolón" w:date="2024-08-19T15:47:00Z">
        <w:r>
          <w:rPr>
            <w:i/>
            <w:iCs/>
          </w:rPr>
          <w:t>E-low</w:t>
        </w:r>
      </w:ins>
      <w:r>
        <w:rPr/>
        <w:t xml:space="preserve"> leaf on one disposable plastic plate next to an active nest trail. Carefully, we collected and placed debris from the trail leading up to the plate to encourage foraging in the plate. </w:t>
      </w:r>
      <w:del w:id="322" w:author="Bolívar Aponte Rolón" w:date="2024-08-19T15:55:00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323" w:author="Bolívar Aponte Rolón" w:date="2024-08-19T15:55:00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2"/>
    </w:p>
    <w:p>
      <w:pPr>
        <w:pStyle w:val="Heading4"/>
        <w:rPr/>
      </w:pPr>
      <w:del w:id="324" w:author="Bolívar Aponte Rolón" w:date="2024-09-03T10:40:00Z">
        <w:r>
          <w:rPr/>
          <w:delText>4.1.4 Pathogen assays</w:delText>
        </w:r>
      </w:del>
      <w:bookmarkStart w:id="13" w:name="pathogen-assays"/>
      <w:r>
        <w:rPr/>
        <w:t>4.0.5.</w:t>
      </w:r>
      <w:ins w:id="325" w:author="Bolívar Aponte Rolón" w:date="2024-10-08T09:56:10Z">
        <w:r>
          <w:rPr/>
          <w:t>2</w:t>
        </w:r>
      </w:ins>
      <w:r>
        <w:rPr/>
        <w:t xml:space="preserve"> Pathogen assays</w:t>
      </w:r>
    </w:p>
    <w:p>
      <w:pPr>
        <w:pStyle w:val="FirstParagraph"/>
        <w:rPr/>
      </w:pPr>
      <w:ins w:id="326" w:author="Bolívar Aponte Rolón" w:date="2024-08-19T16:11:00Z">
        <w:r>
          <w:rPr/>
          <w:t xml:space="preserve">For the pathogen assays, we inoculated seedlings with </w:t>
        </w:r>
      </w:ins>
      <w:ins w:id="327" w:author="Bolívar Aponte Rolón" w:date="2024-08-19T16:11:00Z">
        <w:r>
          <w:rPr>
            <w:i/>
            <w:iCs/>
          </w:rPr>
          <w:t>Calonectria</w:t>
        </w:r>
      </w:ins>
      <w:ins w:id="328" w:author="Bolívar Aponte Rolón" w:date="2024-08-19T16:11:00Z">
        <w:r>
          <w:rPr/>
          <w:t xml:space="preserve"> sp.</w:t>
        </w:r>
      </w:ins>
      <w:ins w:id="329" w:author="Arnold, Betsy - (fungi) [2]" w:date="2024-10-07T08:56:00Z">
        <w:r>
          <w:rPr/>
          <w:t xml:space="preserve">, </w:t>
        </w:r>
      </w:ins>
      <w:ins w:id="330" w:author="Bolívar Aponte Rolón" w:date="2024-08-19T16:11:00Z">
        <w:del w:id="331" w:author="Arnold, Betsy - (fungi) [2]" w:date="2024-10-07T08:56:00Z">
          <w:r>
            <w:rPr/>
            <w:delText xml:space="preserve"> pathogen. </w:delText>
          </w:r>
        </w:del>
      </w:ins>
      <w:ins w:id="332" w:author="Bolívar Aponte Rolón" w:date="2024-08-19T16:11:00Z">
        <w:del w:id="333" w:author="Arnold, Betsy - (fungi) [2]" w:date="2024-10-07T08:56:00Z">
          <w:r>
            <w:rPr>
              <w:i/>
              <w:iCs/>
            </w:rPr>
            <w:delText>Calonectria</w:delText>
          </w:r>
        </w:del>
      </w:ins>
      <w:ins w:id="334" w:author="Bolívar Aponte Rolón" w:date="2024-08-19T16:11:00Z">
        <w:del w:id="335" w:author="Arnold, Betsy - (fungi) [2]" w:date="2024-10-07T08:56:00Z">
          <w:r>
            <w:rPr/>
            <w:delText xml:space="preserve"> </w:delText>
          </w:r>
        </w:del>
      </w:ins>
      <w:ins w:id="336" w:author="Bolívar Aponte Rolón" w:date="2024-08-19T16:11:00Z">
        <w:r>
          <w:rPr/>
          <w:t>i</w:t>
        </w:r>
      </w:ins>
      <w:ins w:id="337" w:author="Bolívar Aponte Rolón" w:date="2024-08-19T16:11:00Z">
        <w:del w:id="338" w:author="Arnold, Betsy - (fungi) [2]" w:date="2024-10-07T08:56:00Z">
          <w:r>
            <w:rPr/>
            <w:delText>s</w:delText>
          </w:r>
        </w:del>
      </w:ins>
      <w:ins w:id="339" w:author="Bolívar Aponte Rolón" w:date="2024-08-19T16:11:00Z">
        <w:r>
          <w:rPr/>
          <w:t xml:space="preserve"> a widespread pathogen in tropical and temperate ecosystems (Crous et al., 2006; Li et al., 2022). Its distribution reflects trends in agriculture, forestry, and the ornamental plant trade (Li et al., 2022). In the tropics its effects are known as </w:t>
        </w:r>
      </w:ins>
      <w:ins w:id="340" w:author="Bolívar Aponte Rolón" w:date="2024-08-19T16:11:00Z">
        <w:r>
          <w:rPr>
            <w:i/>
            <w:iCs/>
          </w:rPr>
          <w:t>Calonectria</w:t>
        </w:r>
      </w:ins>
      <w:ins w:id="341" w:author="Bolívar Aponte Rolón" w:date="2024-08-19T16:11:00Z">
        <w:r>
          <w:rPr/>
          <w:t xml:space="preserve"> leaf blight (CLB) which has become a primary fungal disease in commercial tree plantations (Lombard et al. 2010; Sanchez-Gonzalez et al., </w:t>
        </w:r>
      </w:ins>
      <w:ins w:id="342" w:author="Bolívar Aponte Rolón" w:date="2024-08-19T16:11:00Z">
        <w:commentRangeStart w:id="4"/>
        <w:r>
          <w:rPr/>
          <w:t>2022</w:t>
        </w:r>
      </w:ins>
      <w:r>
        <w:rPr/>
      </w:r>
      <w:ins w:id="343" w:author="Bolívar Aponte Rolón" w:date="2024-08-19T16:11:00Z">
        <w:commentRangeEnd w:id="4"/>
        <w:r>
          <w:commentReference w:id="4"/>
        </w:r>
        <w:r>
          <w:rPr/>
          <w:t xml:space="preserve">). </w:t>
        </w:r>
      </w:ins>
      <w:del w:id="344" w:author="Bolívar Aponte Rolón" w:date="2024-09-03T11:18:00Z">
        <w:r>
          <w:rPr/>
          <w:delText xml:space="preserve">we introduced an agar plug inoculated with hyphae of </w:delText>
        </w:r>
      </w:del>
      <w:del w:id="345" w:author="Bolívar Aponte Rolón" w:date="2024-09-03T11:18:00Z">
        <w:r>
          <w:rPr>
            <w:i/>
            <w:iCs/>
          </w:rPr>
          <w:delText>Calonectria</w:delText>
        </w:r>
      </w:del>
      <w:del w:id="346" w:author="Bolívar Aponte Rolón" w:date="2024-09-03T11:18:00Z">
        <w:r>
          <w:rPr/>
          <w:delText xml:space="preserve"> sp. (</w:delText>
        </w:r>
      </w:del>
      <w:del w:id="347" w:author="Bolívar Aponte Rolón" w:date="2024-09-03T11:18:00Z">
        <w:r>
          <w:rPr>
            <w:i/>
            <w:iCs/>
          </w:rPr>
          <w:delText>P+</w:delText>
        </w:r>
      </w:del>
      <w:del w:id="348" w:author="Bolívar Aponte Rolón" w:date="2024-09-03T11:18:00Z">
        <w:r>
          <w:rPr/>
          <w:delText xml:space="preserve"> treatment), and an agar plug without the pathogen (</w:delText>
        </w:r>
      </w:del>
      <w:del w:id="349" w:author="Bolívar Aponte Rolón" w:date="2024-09-03T11:18:00Z">
        <w:r>
          <w:rPr>
            <w:i/>
            <w:iCs/>
          </w:rPr>
          <w:delText>P-</w:delText>
        </w:r>
      </w:del>
      <w:del w:id="350" w:author="Bolívar Aponte Rolón" w:date="2024-09-03T11:18:00Z">
        <w:r>
          <w:rPr/>
          <w:delText xml:space="preserve"> control) to similarly aged/sized leaves that were still on plants (i.e., were not harvested) within 10-14 days after</w:delText>
        </w:r>
      </w:del>
      <w:del w:id="351" w:author="Bolívar Aponte Rolón" w:date="2024-09-03T10:42:00Z">
        <w:r>
          <w:rPr/>
          <w:delText xml:space="preserve"> endophyte</w:delText>
        </w:r>
      </w:del>
      <w:del w:id="352" w:author="Bolívar Aponte Rolón" w:date="2024-09-03T11:18:00Z">
        <w:r>
          <w:rPr/>
          <w:delText xml:space="preserve"> inoculations (Gilbert &amp; Webb, 2007). </w:delText>
        </w:r>
      </w:del>
    </w:p>
    <w:p>
      <w:pPr>
        <w:pStyle w:val="FirstParagraph"/>
        <w:rPr/>
      </w:pPr>
      <w:ins w:id="353" w:author="Bolívar Aponte Rolón" w:date="2024-09-03T11:18:00Z">
        <w:r>
          <w:rPr/>
          <w:t xml:space="preserve">We prepared the pathogen inoculum following Gilbert &amp; Webb (2007) and Tellez et al. (2016). Briefly, </w:t>
        </w:r>
      </w:ins>
      <w:ins w:id="354" w:author="Bolívar Aponte Rolón" w:date="2024-09-03T11:18:00Z">
        <w:del w:id="355" w:author="Arnold, Betsy - (fungi) [2]" w:date="2024-10-07T09:04:00Z">
          <w:r>
            <w:rPr/>
            <w:delText>this required growing</w:delText>
          </w:r>
        </w:del>
      </w:ins>
      <w:ins w:id="356" w:author="Arnold, Betsy - (fungi) [2]" w:date="2024-10-07T09:04:00Z">
        <w:r>
          <w:rPr/>
          <w:t>we grew</w:t>
        </w:r>
      </w:ins>
      <w:ins w:id="357" w:author="Bolívar Aponte Rolón" w:date="2024-09-03T11:18:00Z">
        <w:r>
          <w:rPr/>
          <w:t xml:space="preserve"> </w:t>
        </w:r>
      </w:ins>
      <w:ins w:id="358" w:author="Bolívar Aponte Rolón" w:date="2024-09-03T11:18:00Z">
        <w:del w:id="359" w:author="Arnold, Betsy - (fungi) [2]" w:date="2024-10-07T09:04:00Z">
          <w:r>
            <w:rPr/>
            <w:delText xml:space="preserve">inoculum </w:delText>
          </w:r>
        </w:del>
      </w:ins>
      <w:ins w:id="360" w:author="Arnold, Betsy - (fungi) [2]" w:date="2024-10-07T09:04:00Z">
        <w:r>
          <w:rPr>
            <w:i/>
            <w:iCs/>
          </w:rPr>
          <w:t xml:space="preserve">Calonectria </w:t>
        </w:r>
      </w:ins>
      <w:ins w:id="361" w:author="Bolívar Aponte Rolón" w:date="2024-09-03T11:18:00Z">
        <w:del w:id="362" w:author="Arnold, Betsy - (fungi) [2]" w:date="2024-10-07T09:05:00Z">
          <w:r>
            <w:rPr>
              <w:i/>
              <w:iCs/>
            </w:rPr>
            <w:delText>i</w:delText>
          </w:r>
        </w:del>
      </w:ins>
      <w:ins w:id="363" w:author="Arnold, Betsy - (fungi) [2]" w:date="2024-10-07T09:05:00Z">
        <w:r>
          <w:rPr/>
          <w:t>o</w:t>
        </w:r>
      </w:ins>
      <w:ins w:id="364" w:author="Bolívar Aponte Rolón" w:date="2024-09-03T11:18:00Z">
        <w:r>
          <w:rPr/>
          <w:t xml:space="preserve">n 2% MEA in caps </w:t>
        </w:r>
      </w:ins>
      <w:ins w:id="365" w:author="Bolívar Aponte Rolón" w:date="2024-09-03T11:18:00Z">
        <w:del w:id="366" w:author="Arnold, Betsy - (fungi) [2]" w:date="2024-10-07T09:04:00Z">
          <w:r>
            <w:rPr/>
            <w:delText xml:space="preserve">(agar plug) </w:delText>
          </w:r>
        </w:del>
      </w:ins>
      <w:ins w:id="367" w:author="Bolívar Aponte Rolón" w:date="2024-09-03T11:18:00Z">
        <w:r>
          <w:rPr/>
          <w:t>from 1.8 mL cryovials</w:t>
        </w:r>
      </w:ins>
      <w:ins w:id="368" w:author="Arnold, Betsy - (fungi) [2]" w:date="2024-10-07T09:06:00Z">
        <w:r>
          <w:rPr/>
          <w:t xml:space="preserve"> (‘agar plugs’). </w:t>
        </w:r>
      </w:ins>
      <w:ins w:id="369" w:author="Bolívar Aponte Rolón" w:date="2024-09-03T11:18:00Z">
        <w:del w:id="370" w:author="Arnold, Betsy - (fungi) [2]" w:date="2024-10-07T09:05:00Z">
          <w:r>
            <w:rPr/>
            <w:delText xml:space="preserve">, then grown for 5 days before applying to seedlings. In our assays, </w:delText>
          </w:r>
        </w:del>
      </w:ins>
      <w:ins w:id="371" w:author="Arnold, Betsy - (fungi) [2]" w:date="2024-10-07T09:05:00Z">
        <w:r>
          <w:rPr/>
          <w:t xml:space="preserve">We </w:t>
        </w:r>
      </w:ins>
      <w:ins w:id="372" w:author="Bolívar Aponte Rolón" w:date="2024-09-03T11:18:00Z">
        <w:r>
          <w:rPr/>
          <w:t>haphazardly selected 2 similarly aged/sized leaves from seedlings not used in herbivore assays within 10-14 days after ambient spore-fall inoculations (</w:t>
        </w:r>
      </w:ins>
      <w:ins w:id="373" w:author="Bolívar Aponte Rolón" w:date="2024-09-03T11:18:00Z">
        <w:del w:id="374" w:author="Arnold, Betsy - (fungi) [2]" w:date="2024-10-07T09:05:00Z">
          <w:r>
            <w:rPr/>
            <w:delText xml:space="preserve">see Fungal endophyte inoculation section </w:delText>
          </w:r>
        </w:del>
      </w:ins>
      <w:ins w:id="375" w:author="Bolívar Aponte Rolón" w:date="2024-09-03T11:18:00Z">
        <w:r>
          <w:rPr/>
          <w:t xml:space="preserve">above) (Gilbert &amp; Webb 2007). </w:t>
        </w:r>
      </w:ins>
      <w:ins w:id="376" w:author="Bolívar Aponte Rolón" w:date="2024-09-03T11:18:00Z">
        <w:del w:id="377" w:author="Arnold, Betsy - (fungi) [2]" w:date="2024-10-07T09:05:00Z">
          <w:r>
            <w:rPr/>
            <w:delText>Then we</w:delText>
          </w:r>
        </w:del>
      </w:ins>
      <w:ins w:id="378" w:author="Arnold, Betsy - (fungi) [2]" w:date="2024-10-07T09:05:00Z">
        <w:r>
          <w:rPr/>
          <w:t>We</w:t>
        </w:r>
      </w:ins>
      <w:ins w:id="379" w:author="Bolívar Aponte Rolón" w:date="2024-09-03T11:18:00Z">
        <w:r>
          <w:rPr/>
          <w:t xml:space="preserve"> lightly punctured the leaf lamina with a sterile needle (95% EtOH and heat treated) and applied an agar plug </w:t>
        </w:r>
      </w:ins>
      <w:ins w:id="380" w:author="Bolívar Aponte Rolón" w:date="2024-09-03T11:18:00Z">
        <w:del w:id="381" w:author="Arnold, Betsy - (fungi) [2]" w:date="2024-10-07T09:06:00Z">
          <w:r>
            <w:rPr/>
            <w:delText>inoculated with hyphae of</w:delText>
          </w:r>
        </w:del>
      </w:ins>
      <w:ins w:id="382" w:author="Arnold, Betsy - (fungi) [2]" w:date="2024-10-07T09:07:00Z">
        <w:r>
          <w:rPr/>
          <w:t xml:space="preserve"> with actively growing</w:t>
        </w:r>
      </w:ins>
      <w:ins w:id="383" w:author="Bolívar Aponte Rolón" w:date="2024-09-03T11:18:00Z">
        <w:r>
          <w:rPr/>
          <w:t xml:space="preserve"> </w:t>
        </w:r>
      </w:ins>
      <w:ins w:id="384" w:author="Bolívar Aponte Rolón" w:date="2024-09-03T11:18:00Z">
        <w:r>
          <w:rPr>
            <w:i/>
            <w:iCs/>
          </w:rPr>
          <w:t>Calonectria</w:t>
        </w:r>
      </w:ins>
      <w:ins w:id="385" w:author="Bolívar Aponte Rolón" w:date="2024-09-03T11:18:00Z">
        <w:del w:id="386" w:author="Arnold, Betsy - (fungi) [2]" w:date="2024-10-07T09:07:00Z">
          <w:r>
            <w:rPr>
              <w:i/>
              <w:iCs/>
            </w:rPr>
            <w:delText xml:space="preserve"> sp.</w:delText>
          </w:r>
        </w:del>
      </w:ins>
      <w:ins w:id="387" w:author="Bolívar Aponte Rolón" w:date="2024-09-03T11:18:00Z">
        <w:r>
          <w:rPr/>
          <w:t xml:space="preserve"> (</w:t>
        </w:r>
      </w:ins>
      <w:ins w:id="388" w:author="Bolívar Aponte Rolón" w:date="2024-09-03T11:18:00Z">
        <w:r>
          <w:rPr>
            <w:i/>
            <w:iCs/>
          </w:rPr>
          <w:t>P+</w:t>
        </w:r>
      </w:ins>
      <w:ins w:id="389" w:author="Bolívar Aponte Rolón" w:date="2024-09-03T11:18:00Z">
        <w:r>
          <w:rPr/>
          <w:t xml:space="preserve"> treatment), </w:t>
        </w:r>
      </w:ins>
      <w:ins w:id="390" w:author="Bolívar Aponte Rolón" w:date="2024-09-03T11:18:00Z">
        <w:del w:id="391" w:author="Arnold, Betsy - (fungi) [2]" w:date="2024-10-07T09:07:00Z">
          <w:r>
            <w:rPr/>
            <w:delText>and in a</w:delText>
          </w:r>
        </w:del>
      </w:ins>
      <w:ins w:id="392" w:author="Arnold, Betsy - (fungi) [2]" w:date="2024-10-07T09:07:00Z">
        <w:r>
          <w:rPr/>
          <w:t>and on a</w:t>
        </w:r>
      </w:ins>
      <w:ins w:id="393" w:author="Bolívar Aponte Rolón" w:date="2024-09-03T11:18:00Z">
        <w:r>
          <w:rPr/>
          <w:t xml:space="preserve"> </w:t>
        </w:r>
      </w:ins>
      <w:ins w:id="394" w:author="Bolívar Aponte Rolón" w:date="2024-09-03T11:18:00Z">
        <w:del w:id="395" w:author="Arnold, Betsy - (fungi) [2]" w:date="2024-10-07T09:07:00Z">
          <w:r>
            <w:rPr/>
            <w:delText>separate leaf,</w:delText>
          </w:r>
        </w:del>
      </w:ins>
      <w:ins w:id="396" w:author="Arnold, Betsy - (fungi) [2]" w:date="2024-10-07T09:07:00Z">
        <w:r>
          <w:rPr/>
          <w:t>the other selected leaf,</w:t>
        </w:r>
      </w:ins>
      <w:ins w:id="397" w:author="Bolívar Aponte Rolón" w:date="2024-09-03T11:18:00Z">
        <w:r>
          <w:rPr/>
          <w:t xml:space="preserve"> an agar plug without the pathogen (</w:t>
        </w:r>
      </w:ins>
      <w:ins w:id="398" w:author="Bolívar Aponte Rolón" w:date="2024-09-03T11:18:00Z">
        <w:r>
          <w:rPr>
            <w:i/>
            <w:iCs/>
          </w:rPr>
          <w:t>P-</w:t>
        </w:r>
      </w:ins>
      <w:ins w:id="399" w:author="Bolívar Aponte Rolón" w:date="2024-09-03T11:18:00Z">
        <w:r>
          <w:rPr/>
          <w:t xml:space="preserve"> control). Agar plugs were held in place with sterile metal double</w:t>
        </w:r>
      </w:ins>
      <w:ins w:id="400" w:author="Arnold, Betsy - (fungi) [2]" w:date="2024-10-07T09:06:00Z">
        <w:r>
          <w:rPr/>
          <w:t>-</w:t>
        </w:r>
      </w:ins>
      <w:ins w:id="401" w:author="Bolívar Aponte Rolón" w:date="2024-09-03T11:18:00Z">
        <w:del w:id="402" w:author="Arnold, Betsy - (fungi) [2]" w:date="2024-10-07T09:06:00Z">
          <w:r>
            <w:rPr/>
            <w:delText xml:space="preserve"> </w:delText>
          </w:r>
        </w:del>
      </w:ins>
      <w:ins w:id="403" w:author="Bolívar Aponte Rolón" w:date="2024-09-03T11:18:00Z">
        <w:r>
          <w:rPr/>
          <w:t xml:space="preserve">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404" w:author="Bolívar Aponte Rolón" w:date="2024-09-03T11:23:00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3"/>
    </w:p>
    <w:p>
      <w:pPr>
        <w:pStyle w:val="Heading3"/>
        <w:rPr/>
      </w:pPr>
      <w:r>
        <w:rPr/>
        <w:t>4.</w:t>
      </w:r>
      <w:ins w:id="405" w:author="Bolívar Aponte Rolón" w:date="2024-08-19T16:20:00Z">
        <w:r>
          <w:rPr/>
          <w:t>0.6</w:t>
        </w:r>
      </w:ins>
      <w:r>
        <w:rPr/>
        <w:t xml:space="preserve"> Replication Statement</w:t>
      </w:r>
    </w:p>
    <w:tbl>
      <w:tblPr>
        <w:tblStyle w:val="Table"/>
        <w:tblW w:w="9504"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3168"/>
        <w:gridCol w:w="3168"/>
        <w:gridCol w:w="316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right="80"/>
              <w:jc w:val="center"/>
              <w:rPr>
                <w:rFonts w:eastAsia="Cambria"/>
              </w:rPr>
            </w:pPr>
            <w:r>
              <w:rPr>
                <w:rFonts w:eastAsia="TeX Gyre Termes" w:cs="TeX Gyre Termes"/>
                <w:b/>
                <w:color w:val="000000"/>
                <w:kern w:val="0"/>
                <w:sz w:val="22"/>
                <w:szCs w:val="22"/>
                <w:lang w:val="en-US" w:eastAsia="en-US" w:bidi="ar-SA"/>
              </w:rPr>
              <w:t>Scale of inference</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right="80"/>
              <w:jc w:val="center"/>
              <w:rPr>
                <w:rFonts w:eastAsia="Cambria"/>
              </w:rPr>
            </w:pPr>
            <w:r>
              <w:rPr>
                <w:rFonts w:eastAsia="TeX Gyre Termes" w:cs="TeX Gyre Termes"/>
                <w:b/>
                <w:color w:val="000000"/>
                <w:kern w:val="0"/>
                <w:sz w:val="22"/>
                <w:szCs w:val="22"/>
                <w:lang w:val="en-US" w:eastAsia="en-US" w:bidi="ar-SA"/>
              </w:rPr>
              <w:t>Scale at which the factor of interest is applied</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jc w:val="center"/>
              <w:rPr>
                <w:rFonts w:eastAsia="Cambria"/>
              </w:rPr>
            </w:pPr>
            <w:r>
              <w:rPr>
                <w:rFonts w:eastAsia="TeX Gyre Termes" w:cs="TeX Gyre Termes"/>
                <w:b/>
                <w:color w:val="000000"/>
                <w:kern w:val="0"/>
                <w:sz w:val="22"/>
                <w:szCs w:val="22"/>
                <w:lang w:val="en-US" w:eastAsia="en-US" w:bidi="ar-SA"/>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widowControl/>
              <w:suppressAutoHyphens w:val="true"/>
              <w:spacing w:lineRule="exact" w:line="240" w:before="80" w:after="80"/>
              <w:ind w:right="80"/>
              <w:jc w:val="center"/>
              <w:rPr>
                <w:rFonts w:eastAsia="Cambria"/>
              </w:rPr>
            </w:pPr>
            <w:r>
              <w:rPr>
                <w:rFonts w:eastAsia="TeX Gyre Termes" w:cs="TeX Gyre Termes"/>
                <w:color w:val="000000"/>
                <w:kern w:val="0"/>
                <w:sz w:val="22"/>
                <w:szCs w:val="22"/>
                <w:lang w:val="en-US" w:eastAsia="en-US" w:bidi="ar-SA"/>
              </w:rPr>
              <w:t>Leaf functional traits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Host Species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06" w:author="Bolívar Aponte Rolón" w:date="2024-08-19T15:47:00Z">
              <w:r>
                <w:rPr>
                  <w:rFonts w:eastAsia="TeX Gyre Termes" w:cs="TeX Gyre Termes"/>
                  <w:color w:val="000000"/>
                  <w:kern w:val="0"/>
                  <w:sz w:val="22"/>
                  <w:szCs w:val="22"/>
                  <w:lang w:val="en-US" w:eastAsia="en-US" w:bidi="ar-SA"/>
                </w:rPr>
                <w:delText>E-</w:delText>
              </w:r>
            </w:del>
            <w:ins w:id="407"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08" w:author="Bolívar Aponte Rolón" w:date="2024-08-19T15:48:00Z">
              <w:r>
                <w:rPr>
                  <w:rFonts w:eastAsia="TeX Gyre Termes" w:cs="TeX Gyre Termes"/>
                  <w:color w:val="000000"/>
                  <w:kern w:val="0"/>
                  <w:sz w:val="22"/>
                  <w:szCs w:val="22"/>
                  <w:lang w:val="en-US" w:eastAsia="en-US" w:bidi="ar-SA"/>
                </w:rPr>
                <w:delText>E+</w:delText>
              </w:r>
            </w:del>
            <w:ins w:id="409"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 leaves per plant = 3</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rPr>
            </w:pPr>
            <w:del w:id="410" w:author="Bolívar Aponte Rolón" w:date="2024-10-08T10:39:23Z">
              <w:r>
                <w:rPr>
                  <w:rFonts w:eastAsia="TeX Gyre Termes" w:cs="TeX Gyre Termes"/>
                  <w:color w:val="000000"/>
                  <w:kern w:val="0"/>
                  <w:sz w:val="22"/>
                  <w:szCs w:val="22"/>
                  <w:lang w:val="en-US" w:eastAsia="en-US" w:bidi="ar-SA"/>
                </w:rPr>
                <w:delText>Genomic</w:delText>
              </w:r>
            </w:del>
            <w:del w:id="411" w:author="Bolívar Aponte Rolón" w:date="2024-10-08T10:39:23Z">
              <w:r>
                <w:rPr>
                  <w:rFonts w:eastAsia="TeX Gyre Termes" w:cs="TeX Gyre Termes"/>
                  <w:color w:val="000000"/>
                  <w:kern w:val="0"/>
                  <w:sz w:val="22"/>
                  <w:szCs w:val="22"/>
                  <w:lang w:val="en-US" w:eastAsia="en-US" w:bidi="ar-SA"/>
                </w:rPr>
                <w:commentReference w:id="5"/>
              </w:r>
            </w:del>
            <w:del w:id="412" w:author="Bolívar Aponte Rolón" w:date="2024-10-08T10:39:23Z">
              <w:r>
                <w:rPr>
                  <w:rFonts w:eastAsia="TeX Gyre Termes" w:cs="TeX Gyre Termes"/>
                  <w:color w:val="000000"/>
                  <w:kern w:val="0"/>
                  <w:sz w:val="22"/>
                  <w:szCs w:val="22"/>
                  <w:lang w:val="en-US" w:eastAsia="en-US" w:bidi="ar-SA"/>
                </w:rPr>
                <w:delText xml:space="preserve"> </w:delText>
              </w:r>
            </w:del>
            <w:ins w:id="413" w:author="Bolívar Aponte Rolón" w:date="2024-10-08T10:39:29Z">
              <w:r>
                <w:rPr>
                  <w:rFonts w:eastAsia="TeX Gyre Termes" w:cs="TeX Gyre Termes"/>
                  <w:color w:val="000000"/>
                  <w:kern w:val="0"/>
                  <w:sz w:val="22"/>
                  <w:szCs w:val="22"/>
                  <w:lang w:val="en-US" w:eastAsia="en-US" w:bidi="ar-SA"/>
                </w:rPr>
                <w:t xml:space="preserve">Amplicon sequence </w:t>
              </w:r>
            </w:ins>
            <w:r>
              <w:rPr>
                <w:rFonts w:eastAsia="TeX Gyre Termes" w:cs="TeX Gyre Termes"/>
                <w:color w:val="000000"/>
                <w:kern w:val="0"/>
                <w:sz w:val="22"/>
                <w:szCs w:val="22"/>
                <w:lang w:val="en-US" w:eastAsia="en-US" w:bidi="ar-SA"/>
              </w:rPr>
              <w:t>data</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Species (OTUs)</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14" w:author="Bolívar Aponte Rolón" w:date="2024-08-19T15:47:00Z">
              <w:r>
                <w:rPr>
                  <w:rFonts w:eastAsia="TeX Gyre Termes" w:cs="TeX Gyre Termes"/>
                  <w:color w:val="000000"/>
                  <w:kern w:val="0"/>
                  <w:sz w:val="22"/>
                  <w:szCs w:val="22"/>
                  <w:lang w:val="en-US" w:eastAsia="en-US" w:bidi="ar-SA"/>
                </w:rPr>
                <w:delText>E-</w:delText>
              </w:r>
            </w:del>
            <w:ins w:id="415"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16" w:author="Bolívar Aponte Rolón" w:date="2024-08-19T15:48:00Z">
              <w:r>
                <w:rPr>
                  <w:rFonts w:eastAsia="TeX Gyre Termes" w:cs="TeX Gyre Termes"/>
                  <w:color w:val="000000"/>
                  <w:kern w:val="0"/>
                  <w:sz w:val="22"/>
                  <w:szCs w:val="22"/>
                  <w:lang w:val="en-US" w:eastAsia="en-US" w:bidi="ar-SA"/>
                </w:rPr>
                <w:delText>E+</w:delText>
              </w:r>
            </w:del>
            <w:ins w:id="417"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rPr>
            </w:pPr>
            <w:r>
              <w:rPr>
                <w:rFonts w:eastAsia="TeX Gyre Termes" w:cs="TeX Gyre Termes"/>
                <w:color w:val="000000"/>
                <w:kern w:val="0"/>
                <w:sz w:val="22"/>
                <w:szCs w:val="22"/>
                <w:lang w:val="en-US" w:eastAsia="en-US" w:bidi="ar-SA"/>
              </w:rPr>
              <w:t>Herbivore assays</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rPr>
            </w:pPr>
            <w:r>
              <w:rPr>
                <w:rFonts w:eastAsia="TeX Gyre Termes" w:cs="TeX Gyre Termes"/>
                <w:color w:val="000000"/>
                <w:kern w:val="0"/>
                <w:sz w:val="22"/>
                <w:szCs w:val="22"/>
                <w:lang w:val="en-US" w:eastAsia="en-US" w:bidi="ar-SA"/>
              </w:rPr>
              <w:t>Species/individual</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rPr>
            </w:pPr>
            <w:r>
              <w:rPr>
                <w:rFonts w:eastAsia="TeX Gyre Termes" w:cs="TeX Gyre Termes"/>
                <w:color w:val="000000"/>
                <w:kern w:val="0"/>
                <w:sz w:val="22"/>
                <w:szCs w:val="22"/>
                <w:lang w:val="en-US" w:eastAsia="en-US" w:bidi="ar-SA"/>
              </w:rPr>
              <w:t>Treatment = 2 (</w:t>
            </w:r>
            <w:del w:id="418" w:author="Bolívar Aponte Rolón" w:date="2024-08-19T15:47:00Z">
              <w:r>
                <w:rPr>
                  <w:rFonts w:eastAsia="TeX Gyre Termes" w:cs="TeX Gyre Termes"/>
                  <w:color w:val="000000"/>
                  <w:kern w:val="0"/>
                  <w:sz w:val="22"/>
                  <w:szCs w:val="22"/>
                  <w:lang w:val="en-US" w:eastAsia="en-US" w:bidi="ar-SA"/>
                </w:rPr>
                <w:delText>E-</w:delText>
              </w:r>
            </w:del>
            <w:ins w:id="419"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20" w:author="Bolívar Aponte Rolón" w:date="2024-08-19T15:48:00Z">
              <w:r>
                <w:rPr>
                  <w:rFonts w:eastAsia="TeX Gyre Termes" w:cs="TeX Gyre Termes"/>
                  <w:color w:val="000000"/>
                  <w:kern w:val="0"/>
                  <w:sz w:val="22"/>
                  <w:szCs w:val="22"/>
                  <w:lang w:val="en-US" w:eastAsia="en-US" w:bidi="ar-SA"/>
                </w:rPr>
                <w:delText>E+</w:delText>
              </w:r>
            </w:del>
            <w:ins w:id="421"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widowControl/>
              <w:suppressAutoHyphens w:val="true"/>
              <w:spacing w:lineRule="exact" w:line="240" w:before="80" w:after="0"/>
              <w:ind w:right="80"/>
              <w:jc w:val="center"/>
              <w:rPr>
                <w:rFonts w:eastAsia="Cambria"/>
              </w:rPr>
            </w:pPr>
            <w:r>
              <w:rPr>
                <w:rFonts w:eastAsia="TeX Gyre Termes" w:cs="TeX Gyre Termes"/>
                <w:color w:val="000000"/>
                <w:kern w:val="0"/>
                <w:sz w:val="22"/>
                <w:szCs w:val="22"/>
                <w:lang w:val="en-US" w:eastAsia="en-US" w:bidi="ar-SA"/>
              </w:rPr>
              <w:t>Pathogen assays</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right="80"/>
              <w:jc w:val="center"/>
              <w:rPr>
                <w:rFonts w:eastAsia="Cambria"/>
              </w:rPr>
            </w:pPr>
            <w:r>
              <w:rPr>
                <w:rFonts w:eastAsia="TeX Gyre Termes" w:cs="TeX Gyre Termes"/>
                <w:color w:val="000000"/>
                <w:kern w:val="0"/>
                <w:sz w:val="22"/>
                <w:szCs w:val="22"/>
                <w:lang w:val="en-US" w:eastAsia="en-US" w:bidi="ar-SA"/>
              </w:rPr>
              <w:t>Species/individual</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jc w:val="center"/>
              <w:rPr>
                <w:rFonts w:eastAsia="Cambria"/>
              </w:rPr>
            </w:pPr>
            <w:r>
              <w:rPr>
                <w:rFonts w:eastAsia="TeX Gyre Termes" w:cs="TeX Gyre Termes"/>
                <w:color w:val="000000"/>
                <w:kern w:val="0"/>
                <w:sz w:val="22"/>
                <w:szCs w:val="22"/>
                <w:lang w:val="en-US" w:eastAsia="en-US" w:bidi="ar-SA"/>
              </w:rPr>
              <w:t>Treatment = 2 (</w:t>
            </w:r>
            <w:del w:id="422" w:author="Bolívar Aponte Rolón" w:date="2024-08-19T15:47:00Z">
              <w:r>
                <w:rPr>
                  <w:rFonts w:eastAsia="TeX Gyre Termes" w:cs="TeX Gyre Termes"/>
                  <w:color w:val="000000"/>
                  <w:kern w:val="0"/>
                  <w:sz w:val="22"/>
                  <w:szCs w:val="22"/>
                  <w:lang w:val="en-US" w:eastAsia="en-US" w:bidi="ar-SA"/>
                </w:rPr>
                <w:delText>E-</w:delText>
              </w:r>
            </w:del>
            <w:ins w:id="423"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424" w:author="Bolívar Aponte Rolón" w:date="2024-08-19T15:48:00Z">
              <w:r>
                <w:rPr>
                  <w:rFonts w:eastAsia="TeX Gyre Termes" w:cs="TeX Gyre Termes"/>
                  <w:color w:val="000000"/>
                  <w:kern w:val="0"/>
                  <w:sz w:val="22"/>
                  <w:szCs w:val="22"/>
                  <w:lang w:val="en-US" w:eastAsia="en-US" w:bidi="ar-SA"/>
                </w:rPr>
                <w:delText>E+</w:delText>
              </w:r>
            </w:del>
            <w:ins w:id="425"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sub-treatment = 2 (control and pathogen) for pathogen trials, Tropical tree species = 7, Replicates per species = 5, Replicates per plant = 1</w:t>
            </w:r>
            <w:bookmarkStart w:id="14" w:name="replication-statement"/>
            <w:bookmarkEnd w:id="14"/>
          </w:p>
        </w:tc>
      </w:tr>
    </w:tbl>
    <w:p>
      <w:pPr>
        <w:pStyle w:val="Heading3"/>
        <w:rPr/>
      </w:pPr>
      <w:r>
        <w:rPr/>
        <w:t>4.</w:t>
      </w:r>
      <w:ins w:id="426" w:author="Bolívar Aponte Rolón" w:date="2024-08-19T16:20:00Z">
        <w:r>
          <w:rPr/>
          <w:t>0.7</w:t>
        </w:r>
      </w:ins>
      <w:del w:id="427" w:author="Bolívar Aponte Rolón" w:date="2024-08-19T16:20:00Z">
        <w:r>
          <w:rPr/>
          <w:delText>1.6</w:delText>
        </w:r>
      </w:del>
      <w:r>
        <w:rPr/>
        <w:t xml:space="preserve"> Statistical Analyses</w:t>
      </w:r>
    </w:p>
    <w:p>
      <w:pPr>
        <w:pStyle w:val="FirstParagraph"/>
        <w:rPr>
          <w:ins w:id="431" w:author="Bolívar Aponte Rolón" w:date="2024-08-19T16:20:00Z"/>
        </w:rPr>
      </w:pPr>
      <w:r>
        <w:rPr/>
        <w:t xml:space="preserve">We explored how leaf functional traits and FEF </w:t>
      </w:r>
      <w:del w:id="428" w:author="Arnold, Betsy - (fungi) [2]" w:date="2024-10-07T09:08:00Z">
        <w:r>
          <w:rPr/>
          <w:delText>correlated to</w:delText>
        </w:r>
      </w:del>
      <w:ins w:id="429" w:author="Arnold, Betsy - (fungi) [2]" w:date="2024-10-07T09:08:00Z">
        <w:r>
          <w:rPr/>
          <w:t>were associated with resulting</w:t>
        </w:r>
      </w:ins>
      <w:r>
        <w:rPr/>
        <w:t xml:space="preserve">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w:t>
      </w:r>
      <w:ins w:id="430" w:author="Arnold, Betsy - (fungi) [2]" w:date="2024-10-07T09:08:00Z">
        <w:r>
          <w:rPr/>
          <w:t>,</w:t>
        </w:r>
      </w:ins>
      <w:r>
        <w:rPr/>
        <w:t xml:space="preserve"> we used averages of leaf functional traits.</w:t>
      </w:r>
    </w:p>
    <w:p>
      <w:pPr>
        <w:pStyle w:val="Heading4"/>
        <w:rPr/>
      </w:pPr>
      <w:ins w:id="432" w:author="Bolívar Aponte Rolón" w:date="2024-08-19T16:20:00Z">
        <w:r>
          <w:rPr/>
          <w:t xml:space="preserve">4.0.7.1 Comparison of </w:t>
        </w:r>
      </w:ins>
      <w:ins w:id="433" w:author="Bolívar Aponte Rolón" w:date="2024-08-19T16:20:00Z">
        <w:del w:id="434" w:author="Arnold, Betsy - (fungi) [2]" w:date="2024-10-07T09:08:00Z">
          <w:r>
            <w:rPr/>
            <w:delText>LFT</w:delText>
          </w:r>
        </w:del>
      </w:ins>
      <w:ins w:id="435" w:author="Arnold, Betsy - (fungi) [2]" w:date="2024-10-07T09:08:00Z">
        <w:r>
          <w:rPr/>
          <w:t>leaf functional trait</w:t>
        </w:r>
      </w:ins>
      <w:ins w:id="436" w:author="Bolívar Aponte Rolón" w:date="2024-08-19T16:20:00Z">
        <w:r>
          <w:rPr/>
          <w:t xml:space="preserve">s and FEF between </w:t>
        </w:r>
      </w:ins>
      <w:ins w:id="437" w:author="Bolívar Aponte Rolón" w:date="2024-08-19T16:20:00Z">
        <w:r>
          <w:rPr>
            <w:iCs/>
          </w:rPr>
          <w:t>E-high</w:t>
        </w:r>
      </w:ins>
      <w:ins w:id="438" w:author="Bolívar Aponte Rolón" w:date="2024-08-19T16:20:00Z">
        <w:r>
          <w:rPr/>
          <w:t xml:space="preserve"> and </w:t>
        </w:r>
      </w:ins>
      <w:ins w:id="439" w:author="Bolívar Aponte Rolón" w:date="2024-08-19T16:20:00Z">
        <w:r>
          <w:rPr>
            <w:iCs/>
          </w:rPr>
          <w:t>E-low</w:t>
        </w:r>
      </w:ins>
      <w:ins w:id="440" w:author="Bolívar Aponte Rolón" w:date="2024-08-19T16:20:00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442" w:author="Bolívar Aponte Rolón" w:date="2024-08-19T16:20:00Z"/>
        </w:rPr>
      </w:pPr>
      <w:ins w:id="441" w:author="Bolívar Aponte Rolón" w:date="2024-08-19T16:20:00Z">
        <w:r>
          <w:rPr/>
          <w:t>4.0.7.2 FEF abundance, richness, diversity and community composition</w:t>
        </w:r>
      </w:ins>
    </w:p>
    <w:p>
      <w:pPr>
        <w:pStyle w:val="BodyText"/>
        <w:rPr>
          <w:ins w:id="450" w:author="Bolívar Aponte Rolón" w:date="2024-08-19T16:21:00Z"/>
        </w:rPr>
      </w:pPr>
      <w:del w:id="443" w:author="Arnold, Betsy - (fungi) [2]" w:date="2024-10-07T09:12:00Z">
        <w:r>
          <w:rPr/>
          <w:delText xml:space="preserve">Secondly, </w:delText>
        </w:r>
      </w:del>
      <w:ins w:id="444" w:author="Arnold, Betsy - (fungi) [2]" w:date="2024-10-07T09:12:00Z">
        <w:r>
          <w:rPr/>
          <w:t>W</w:t>
        </w:r>
      </w:ins>
      <w:del w:id="445" w:author="Arnold, Betsy - (fungi) [2]" w:date="2024-10-07T09:12:00Z">
        <w:r>
          <w:rPr/>
          <w:delText>w</w:delText>
        </w:r>
      </w:del>
      <w:r>
        <w:rPr/>
        <w:t xml:space="preserve">e calculated a Bray-Curtis dissimilarity matrix with </w:t>
      </w:r>
      <w:del w:id="446" w:author="Arnold, Betsy - (fungi) [2]" w:date="2024-10-07T09:13:00Z">
        <w:r>
          <w:rPr/>
          <w:delText xml:space="preserve">our </w:delText>
        </w:r>
      </w:del>
      <w:r>
        <w:rPr/>
        <w:t xml:space="preserve">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w:t>
      </w:r>
      <w:ins w:id="447" w:author="Arnold, Betsy - (fungi) [2]" w:date="2024-10-07T09:13:00Z">
        <w:r>
          <w:rPr/>
          <w:t xml:space="preserve"> </w:t>
        </w:r>
      </w:ins>
      <w:r>
        <w:rPr/>
        <w:t>The dbRDA is considered analogous to a permutational analysis of variance (PERMANOVA) with non-Euclidean distance (</w:t>
      </w:r>
      <w:del w:id="448" w:author="Arnold, Betsy - (fungi) [2]" w:date="2024-10-07T09:13:00Z">
        <w:r>
          <w:rPr/>
          <w:delText xml:space="preserve">M. J. </w:delText>
        </w:r>
      </w:del>
      <w:r>
        <w:rPr/>
        <w:t xml:space="preserve">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t>
      </w:r>
      <w:del w:id="449" w:author="Arnold, Betsy - (fungi) [2]" w:date="2024-10-07T09:13:00Z">
        <w:r>
          <w:rPr/>
          <w:delText xml:space="preserve">with </w:delText>
        </w:r>
      </w:del>
      <w:r>
        <w:rPr/>
        <w:t>999 permutations (Oksanen et al., 2022). We compared differences in the dispersion of the FEF communities among species and treatments with post-hoc Tukey’s tests.</w:t>
      </w:r>
    </w:p>
    <w:p>
      <w:pPr>
        <w:pStyle w:val="Heading4"/>
        <w:rPr/>
      </w:pPr>
      <w:ins w:id="451" w:author="Bolívar Aponte Rolón" w:date="2024-08-19T16:21:00Z">
        <w:r>
          <w:rPr/>
          <w:t>4.0.7.3 Correlations between FEF and herbivory and pathogen damage</w:t>
        </w:r>
      </w:ins>
    </w:p>
    <w:p>
      <w:pPr>
        <w:pStyle w:val="BodyText"/>
        <w:rPr/>
      </w:pPr>
      <w:del w:id="452" w:author="Arnold, Betsy - (fungi) [2]" w:date="2024-10-07T09:14:00Z">
        <w:r>
          <w:rPr/>
          <w:delText>Thirdly, we arbitrarily</w:delText>
        </w:r>
      </w:del>
      <w:ins w:id="453" w:author="Arnold, Betsy - (fungi) [2]" w:date="2024-10-07T09:14:00Z">
        <w:r>
          <w:rPr/>
          <w:t>We</w:t>
        </w:r>
      </w:ins>
      <w:r>
        <w:rPr/>
        <w:t xml:space="preserve"> designated percent leaf damage in herbivore assays as high (&gt;70%), medium (31-69%) and low (&lt;30%) and in pathogen assays as high (&gt;30%) and low (&lt;30%). These categories allowed us to explore</w:t>
      </w:r>
      <w:del w:id="454" w:author="Arnold, Betsy - (fungi) [2]" w:date="2024-10-07T09:14:00Z">
        <w:r>
          <w:rPr/>
          <w:delText xml:space="preserve"> correlations</w:delText>
        </w:r>
      </w:del>
      <w:ins w:id="455" w:author="Arnold, Betsy - (fungi) [2]" w:date="2024-10-07T09:14:00Z">
        <w:r>
          <w:rPr/>
          <w:t>relationships</w:t>
        </w:r>
      </w:ins>
      <w:r>
        <w:rPr/>
        <w:t xml:space="preserve"> between host tree species</w:t>
      </w:r>
      <w:ins w:id="456" w:author="Arnold, Betsy - (fungi) [2]" w:date="2024-10-07T09:14:00Z">
        <w:r>
          <w:rPr/>
          <w:t>,</w:t>
        </w:r>
      </w:ins>
      <w:del w:id="457" w:author="Arnold, Betsy - (fungi) [2]" w:date="2024-10-07T09:14:00Z">
        <w:r>
          <w:rPr/>
          <w:delText xml:space="preserve"> and </w:delText>
        </w:r>
      </w:del>
      <w:r>
        <w:rPr/>
        <w:t xml:space="preserve">specific </w:t>
      </w:r>
      <w:del w:id="458" w:author="Arnold, Betsy - (fungi) [2]" w:date="2024-10-07T09:15:00Z">
        <w:r>
          <w:rPr/>
          <w:delText>FEF OTUs</w:delText>
        </w:r>
      </w:del>
      <w:ins w:id="459" w:author="Arnold, Betsy - (fungi) [2]" w:date="2024-10-07T09:15:00Z">
        <w:r>
          <w:rPr/>
          <w:t>OTUs</w:t>
        </w:r>
      </w:ins>
      <w:r>
        <w:rPr/>
        <w:t xml:space="preserve">. </w:t>
      </w:r>
      <w:del w:id="460" w:author="Arnold, Betsy - (fungi) [2]" w:date="2024-10-07T09:14:00Z">
        <w:r>
          <w:rPr/>
          <w:delText>To achieve this we</w:delText>
        </w:r>
      </w:del>
      <w:ins w:id="461" w:author="Arnold, Betsy - (fungi) [2]" w:date="2024-10-07T09:14:00Z">
        <w:r>
          <w:rPr/>
          <w:t>We</w:t>
        </w:r>
      </w:ins>
      <w:r>
        <w:rPr/>
        <w:t xml:space="preserv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462" w:author="Bolívar Aponte Rolón" w:date="2024-09-03T13:25:00Z">
        <w:r>
          <w:rPr/>
          <w:t xml:space="preserve">v.1.7.14; </w:t>
        </w:r>
      </w:ins>
      <w:r>
        <w:rPr/>
        <w:t>De Cáceres &amp; Legendre, 2009)</w:t>
      </w:r>
      <w:ins w:id="463" w:author="Bolívar Aponte Rolón" w:date="2024-09-03T13:24:00Z">
        <w:r>
          <w:rPr/>
          <w:t>,</w:t>
        </w:r>
      </w:ins>
      <w:del w:id="464" w:author="Bolívar Aponte Rolón" w:date="2024-09-03T13:24:00Z">
        <w:r>
          <w:rPr/>
          <w:delText xml:space="preserve">. We calculated the point biserial correlation coefficient for each OTU at all tree species and treatment group combinations by applying the </w:delText>
        </w:r>
      </w:del>
      <w:del w:id="465" w:author="Bolívar Aponte Rolón" w:date="2024-09-03T13:24:00Z">
        <w:r>
          <w:rPr>
            <w:rStyle w:val="VerbatimChar"/>
          </w:rPr>
          <w:delText>multipatt</w:delText>
        </w:r>
      </w:del>
      <w:del w:id="466" w:author="Bolívar Aponte Rolón" w:date="2024-09-03T13:24:00Z">
        <w:r>
          <w:rPr/>
          <w:delText xml:space="preserve"> function with arguments </w:delText>
        </w:r>
      </w:del>
      <w:del w:id="467" w:author="Bolívar Aponte Rolón" w:date="2024-09-03T13:24:00Z">
        <w:r>
          <w:rPr>
            <w:rStyle w:val="VerbatimChar"/>
          </w:rPr>
          <w:delText>func</w:delText>
        </w:r>
      </w:del>
      <w:del w:id="468" w:author="Bolívar Aponte Rolón" w:date="2024-09-03T13:24:00Z">
        <w:r>
          <w:rPr/>
          <w:delText xml:space="preserve">= “r.g” and </w:delText>
        </w:r>
      </w:del>
      <w:del w:id="469" w:author="Bolívar Aponte Rolón" w:date="2024-09-03T13:24:00Z">
        <w:r>
          <w:rPr>
            <w:rStyle w:val="VerbatimChar"/>
          </w:rPr>
          <w:delText>control</w:delText>
        </w:r>
      </w:del>
      <w:del w:id="470" w:author="Bolívar Aponte Rolón" w:date="2024-09-03T13:24:00Z">
        <w:r>
          <w:rPr/>
          <w:delText xml:space="preserve"> = how(nperm=999) to our OTU abundance matrix</w:delText>
        </w:r>
      </w:del>
      <w:ins w:id="471" w:author="Bolívar Aponte Rolón" w:date="2024-09-03T13:24:00Z">
        <w:r>
          <w:rPr/>
          <w:t>which allowed us to determine correlation indices for each site group combination (host tre</w:t>
        </w:r>
      </w:ins>
      <w:ins w:id="472" w:author="Van Bael, Sunshine A" w:date="2024-09-17T15:35:00Z">
        <w:r>
          <w:rPr/>
          <w:t>e</w:t>
        </w:r>
      </w:ins>
      <w:ins w:id="473" w:author="Bolívar Aponte Rolón" w:date="2024-09-03T13:24:00Z">
        <w:del w:id="474" w:author="Van Bael, Sunshine A" w:date="2024-09-17T15:35:00Z">
          <w:r>
            <w:rPr/>
            <w:delText>ss</w:delText>
          </w:r>
        </w:del>
      </w:ins>
      <w:ins w:id="475" w:author="Bolívar Aponte Rolón" w:date="2024-09-03T13:24:00Z">
        <w:r>
          <w:rPr/>
          <w:t xml:space="preserve"> species and OTUs). We applied the `multipatt` function with arguments `func`= "r.g" and `control` = how(nperm=999) to our OTU abundance matrix to calculate the point biserial correlation coefficient for each OTU </w:t>
        </w:r>
      </w:ins>
      <w:ins w:id="476" w:author="Arnold, Betsy - (fungi) [2]" w:date="2024-10-07T09:15:00Z">
        <w:r>
          <w:rPr/>
          <w:t>for</w:t>
        </w:r>
      </w:ins>
      <w:ins w:id="477" w:author="Bolívar Aponte Rolón" w:date="2024-09-03T13:24:00Z">
        <w:del w:id="478" w:author="Arnold, Betsy - (fungi) [2]" w:date="2024-10-07T09:15:00Z">
          <w:r>
            <w:rPr/>
            <w:delText>at</w:delText>
          </w:r>
        </w:del>
      </w:ins>
      <w:ins w:id="479" w:author="Bolívar Aponte Rolón" w:date="2024-09-03T13:24:00Z">
        <w:r>
          <w:rPr/>
          <w:t xml:space="preserve">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w:t>
      </w:r>
      <w:del w:id="480" w:author="Arnold, Betsy - (fungi) [2]" w:date="2024-10-07T09:15:00Z">
        <w:r>
          <w:rPr/>
          <w:delText>ACI,</w:delText>
        </w:r>
      </w:del>
      <w:ins w:id="481" w:author="Arnold, Betsy - (fungi) [2]" w:date="2024-10-07T09:15:00Z">
        <w:r>
          <w:rPr/>
          <w:t>LMA,</w:t>
        </w:r>
      </w:ins>
      <w:r>
        <w:rPr/>
        <w:t xml:space="preserve"> LT, LPS, and </w:t>
      </w:r>
      <w:del w:id="482" w:author="Arnold, Betsy - (fungi) [2]" w:date="2024-10-07T09:15:00Z">
        <w:r>
          <w:rPr/>
          <w:delText>LMA</w:delText>
        </w:r>
      </w:del>
      <w:ins w:id="483" w:author="Arnold, Betsy - (fungi) [2]" w:date="2024-10-07T09:15:00Z">
        <w:r>
          <w:rPr/>
          <w:t>ACI</w:t>
        </w:r>
      </w:ins>
      <w:r>
        <w:rPr/>
        <w:t xml:space="preserve">. We </w:t>
      </w:r>
      <w:del w:id="484" w:author="Arnold, Betsy - (fungi) [2]" w:date="2024-10-07T09:16:00Z">
        <w:r>
          <w:rPr/>
          <w:delText xml:space="preserve">then proceeded to compute a </w:delText>
        </w:r>
      </w:del>
      <w:ins w:id="485" w:author="Arnold, Betsy - (fungi) [2]" w:date="2024-10-07T09:16:00Z">
        <w:r>
          <w:rPr/>
          <w:t xml:space="preserve">then computed </w:t>
        </w:r>
      </w:ins>
      <w:r>
        <w:rPr/>
        <w:t>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w:t>
      </w:r>
      <w:del w:id="486" w:author="Bolívar Aponte Rolón" w:date="2024-10-08T11:40:05Z">
        <w:r>
          <w:rPr/>
          <w:commentReference w:id="6"/>
        </w:r>
      </w:del>
      <w:r>
        <w:rPr/>
        <w:t xml:space="preserve">and </w:t>
      </w:r>
      <w:ins w:id="487" w:author="Arnold, Betsy - (fungi) [2]" w:date="2024-10-07T09:16:00Z">
        <w:r>
          <w:rPr/>
          <w:t xml:space="preserve">the </w:t>
        </w:r>
      </w:ins>
      <w:r>
        <w:rPr/>
        <w:t>Shannon diversity index to logit</w:t>
      </w:r>
      <w:ins w:id="488" w:author="Arnold, Betsy - (fungi) [2]" w:date="2024-10-07T09:20:00Z">
        <w:r>
          <w:rPr/>
          <w:t>-</w:t>
        </w:r>
      </w:ins>
      <w:del w:id="489" w:author="Arnold, Betsy - (fungi) [2]" w:date="2024-10-07T09:20:00Z">
        <w:r>
          <w:rPr/>
          <w:delText xml:space="preserve"> </w:delText>
        </w:r>
      </w:del>
      <w:r>
        <w:rPr/>
        <w:t xml:space="preserve">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w:t>
      </w:r>
      <w:del w:id="490" w:author="Arnold, Betsy - (fungi) [2]" w:date="2024-10-07T09:21:00Z">
        <w:r>
          <w:rPr/>
          <w:delText>,</w:delText>
        </w:r>
      </w:del>
      <w:ins w:id="491" w:author="Arnold, Betsy - (fungi) [2]" w:date="2024-10-07T09:21:00Z">
        <w:r>
          <w:rPr/>
          <w:t>.</w:t>
        </w:r>
      </w:ins>
      <w:del w:id="492" w:author="Arnold, Betsy - (fungi) [2]" w:date="2024-10-07T09:21:00Z">
        <w:r>
          <w:rPr/>
          <w:delText xml:space="preserve"> we</w:delText>
        </w:r>
      </w:del>
      <w:r>
        <w:rPr/>
        <w:t xml:space="preserve"> </w:t>
      </w:r>
      <w:ins w:id="493" w:author="Arnold, Betsy - (fungi) [2]" w:date="2024-10-07T09:21:00Z">
        <w:r>
          <w:rPr/>
          <w:t xml:space="preserve">We </w:t>
        </w:r>
      </w:ins>
      <w:r>
        <w:rPr/>
        <w:t>did not model interaction</w:t>
      </w:r>
      <w:del w:id="494" w:author="Arnold, Betsy - (fungi) [2]" w:date="2024-10-07T09:21:00Z">
        <w:r>
          <w:rPr/>
          <w:delText>s</w:delText>
        </w:r>
      </w:del>
      <w:r>
        <w:rPr/>
        <w:t xml:space="preserve"> effects to avoid overfitting models. We used </w:t>
      </w:r>
      <w:del w:id="495" w:author="Arnold, Betsy - (fungi) [2]" w:date="2024-10-07T09:21:00Z">
        <w:r>
          <w:rPr/>
          <w:delText>a</w:delText>
        </w:r>
      </w:del>
      <w:r>
        <w:rPr/>
        <w:t xml:space="preserve">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5" w:name="results"/>
      <w:bookmarkEnd w:id="15"/>
      <w:r>
        <w:rPr/>
        <w:t>5. Results</w:t>
      </w:r>
    </w:p>
    <w:p>
      <w:pPr>
        <w:pStyle w:val="FirstParagraph"/>
        <w:rPr/>
      </w:pPr>
      <w:r>
        <w:rPr/>
        <w:t xml:space="preserve">Inoculation of seedlings was successful. Seedlings exposed to forest spore fall (i.e., </w:t>
      </w:r>
      <w:del w:id="496" w:author="Bolívar Aponte Rolón" w:date="2024-08-19T15:48:00Z">
        <w:r>
          <w:rPr>
            <w:i/>
            <w:iCs/>
          </w:rPr>
          <w:delText>E+</w:delText>
        </w:r>
      </w:del>
      <w:ins w:id="497" w:author="Bolívar Aponte Rolón" w:date="2024-08-19T15:48:00Z">
        <w:r>
          <w:rPr>
            <w:i/>
            <w:iCs/>
          </w:rPr>
          <w:t>E-high</w:t>
        </w:r>
      </w:ins>
      <w:r>
        <w:rPr/>
        <w:t xml:space="preserve">) had a significantly higher proportion of leaf segments colonized by FEF across all species (data from cultures, </w:t>
      </w:r>
      <w:del w:id="498" w:author="Bolívar Aponte Rolón" w:date="2024-09-05T10:40:00Z">
        <w:r>
          <w:rPr/>
          <w:delText>Fig.</w:delText>
        </w:r>
      </w:del>
      <w:ins w:id="499" w:author="Bolívar Aponte Rolón" w:date="2024-09-05T10:40:00Z">
        <w:r>
          <w:rPr/>
          <w:t>Figure</w:t>
        </w:r>
      </w:ins>
      <w:r>
        <w:rPr/>
        <w:t xml:space="preserve"> S1). Similarly, molecular data</w:t>
      </w:r>
      <w:del w:id="500" w:author="Arnold, Betsy - (fungi) [2]" w:date="2024-10-07T09:22:00Z">
        <w:r>
          <w:rPr/>
          <w:delText xml:space="preserve"> set</w:delText>
        </w:r>
      </w:del>
      <w:r>
        <w:rPr/>
        <w:t xml:space="preserve"> showed that seedlings with </w:t>
      </w:r>
      <w:del w:id="501" w:author="Bolívar Aponte Rolón" w:date="2024-08-19T15:48:00Z">
        <w:r>
          <w:rPr>
            <w:i/>
            <w:iCs/>
          </w:rPr>
          <w:delText>E+</w:delText>
        </w:r>
      </w:del>
      <w:ins w:id="502" w:author="Bolívar Aponte Rolón" w:date="2024-08-19T15:48:00Z">
        <w:r>
          <w:rPr>
            <w:i/>
            <w:iCs/>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503" w:author="Bolívar Aponte Rolón" w:date="2024-08-19T15:47:00Z">
        <w:r>
          <w:rPr>
            <w:i/>
            <w:iCs/>
          </w:rPr>
          <w:delText>E-</w:delText>
        </w:r>
      </w:del>
      <w:ins w:id="504" w:author="Bolívar Aponte Rolón" w:date="2024-08-19T15:47:00Z">
        <w:r>
          <w:rPr>
            <w:i/>
            <w:iCs/>
          </w:rPr>
          <w:t>E-low</w:t>
        </w:r>
      </w:ins>
      <w:r>
        <w:rPr/>
        <w:t xml:space="preserve"> treatment (</w:t>
      </w:r>
      <w:del w:id="505" w:author="Bolívar Aponte Rolón" w:date="2024-09-05T10:40:00Z">
        <w:r>
          <w:rPr/>
          <w:delText>Fig.</w:delText>
        </w:r>
      </w:del>
      <w:ins w:id="506" w:author="Bolívar Aponte Rolón" w:date="2024-09-05T10:40:00Z">
        <w:r>
          <w:rPr/>
          <w:t>Figure</w:t>
        </w:r>
      </w:ins>
      <w:r>
        <w:rPr/>
        <w:t xml:space="preserve"> 1a</w:t>
      </w:r>
      <w:ins w:id="507" w:author="Bolívar Aponte Rolón" w:date="2024-09-05T13:59:00Z">
        <w:r>
          <w:rPr/>
          <w:t xml:space="preserve">  and Table 1</w:t>
        </w:r>
      </w:ins>
      <w:r>
        <w:rPr/>
        <w:t>). Despite these significant differences, there was a high degree of variability in FEF relative abundance within each treatment type (</w:t>
      </w:r>
      <w:del w:id="508" w:author="Bolívar Aponte Rolón" w:date="2024-09-05T10:40:00Z">
        <w:r>
          <w:rPr/>
          <w:delText>Fig.</w:delText>
        </w:r>
      </w:del>
      <w:ins w:id="509" w:author="Bolívar Aponte Rolón" w:date="2024-09-05T10:40:00Z">
        <w:r>
          <w:rPr/>
          <w:t>Figure</w:t>
        </w:r>
      </w:ins>
      <w:r>
        <w:rPr/>
        <w:t xml:space="preserve"> 1</w:t>
      </w:r>
      <w:ins w:id="510" w:author="Bolívar Aponte Rolón" w:date="2024-09-05T13:59:00Z">
        <w:r>
          <w:rPr/>
          <w:t xml:space="preserve"> and Table 1</w:t>
        </w:r>
      </w:ins>
      <w:r>
        <w:rPr/>
        <w:t>).</w:t>
      </w:r>
    </w:p>
    <w:p>
      <w:pPr>
        <w:pStyle w:val="BodyText"/>
        <w:rPr>
          <w:ins w:id="527" w:author="Arnold, Betsy - (fungi) [2]" w:date="2024-10-07T09:23:00Z"/>
        </w:rPr>
      </w:pPr>
      <w:r>
        <w:rPr/>
        <w:t xml:space="preserve">We observed general differences in leaf functional traits among species (Table </w:t>
      </w:r>
      <w:ins w:id="511" w:author="Bolívar Aponte Rolón" w:date="2024-09-05T14:00:00Z">
        <w:r>
          <w:rPr/>
          <w:t>2</w:t>
        </w:r>
      </w:ins>
      <w:del w:id="512" w:author="Bolívar Aponte Rolón" w:date="2024-09-05T14:00:00Z">
        <w:r>
          <w:rPr/>
          <w:delText>1</w:delText>
        </w:r>
      </w:del>
      <w:r>
        <w:rPr/>
        <w:t>). Anthocyanins (ACI) and leaf punch strength (LPS) did not differ between treatments (</w:t>
      </w:r>
      <w:del w:id="513" w:author="Bolívar Aponte Rolón" w:date="2024-08-19T15:47:00Z">
        <w:r>
          <w:rPr>
            <w:i/>
            <w:iCs/>
          </w:rPr>
          <w:delText>E-</w:delText>
        </w:r>
      </w:del>
      <w:ins w:id="514" w:author="Bolívar Aponte Rolón" w:date="2024-08-19T15:47:00Z">
        <w:r>
          <w:rPr>
            <w:i/>
            <w:iCs/>
          </w:rPr>
          <w:t>E-low</w:t>
        </w:r>
      </w:ins>
      <w:r>
        <w:rPr/>
        <w:t xml:space="preserve"> and </w:t>
      </w:r>
      <w:del w:id="515" w:author="Bolívar Aponte Rolón" w:date="2024-08-19T15:48:00Z">
        <w:r>
          <w:rPr>
            <w:i/>
            <w:iCs/>
          </w:rPr>
          <w:delText>E+</w:delText>
        </w:r>
      </w:del>
      <w:ins w:id="516" w:author="Bolívar Aponte Rolón" w:date="2024-08-19T15:48:00Z">
        <w:r>
          <w:rPr>
            <w:i/>
            <w:iCs/>
          </w:rPr>
          <w:t>E-high</w:t>
        </w:r>
      </w:ins>
      <w:r>
        <w:rPr/>
        <w:t>) when we combined all host species (</w:t>
      </w:r>
      <w:del w:id="517" w:author="Bolívar Aponte Rolón" w:date="2024-09-05T10:40:00Z">
        <w:r>
          <w:rPr/>
          <w:delText>Fig.</w:delText>
        </w:r>
      </w:del>
      <w:ins w:id="518" w:author="Bolívar Aponte Rolón" w:date="2024-09-05T10:40:00Z">
        <w:r>
          <w:rPr/>
          <w:t>Figure</w:t>
        </w:r>
      </w:ins>
      <w:r>
        <w:rPr/>
        <w:t xml:space="preserve"> S2a and </w:t>
      </w:r>
      <w:del w:id="519" w:author="Bolívar Aponte Rolón" w:date="2024-09-05T10:40:00Z">
        <w:r>
          <w:rPr/>
          <w:delText>Fig.</w:delText>
        </w:r>
      </w:del>
      <w:ins w:id="520" w:author="Bolívar Aponte Rolón" w:date="2024-09-05T10:40:00Z">
        <w:r>
          <w:rPr/>
          <w:t>Figure</w:t>
        </w:r>
      </w:ins>
      <w:r>
        <w:rPr/>
        <w:t xml:space="preserve"> S4a respectively). For LT and LMA we saw significant differences between </w:t>
      </w:r>
      <w:del w:id="521" w:author="Bolívar Aponte Rolón" w:date="2024-08-19T15:47:00Z">
        <w:r>
          <w:rPr>
            <w:i/>
            <w:iCs/>
          </w:rPr>
          <w:delText>E-</w:delText>
        </w:r>
      </w:del>
      <w:ins w:id="522" w:author="Bolívar Aponte Rolón" w:date="2024-08-19T15:47:00Z">
        <w:r>
          <w:rPr>
            <w:i/>
            <w:iCs/>
          </w:rPr>
          <w:t>E-low</w:t>
        </w:r>
      </w:ins>
      <w:r>
        <w:rPr/>
        <w:t xml:space="preserve"> and </w:t>
      </w:r>
      <w:del w:id="523" w:author="Bolívar Aponte Rolón" w:date="2024-08-19T15:48:00Z">
        <w:r>
          <w:rPr>
            <w:i/>
            <w:iCs/>
          </w:rPr>
          <w:delText>E+</w:delText>
        </w:r>
      </w:del>
      <w:ins w:id="524" w:author="Bolívar Aponte Rolón" w:date="2024-08-19T15:48:00Z">
        <w:r>
          <w:rPr>
            <w:i/>
            <w:iCs/>
          </w:rPr>
          <w:t>E-high</w:t>
        </w:r>
      </w:ins>
      <w:r>
        <w:rPr/>
        <w:t xml:space="preserve"> treatment groups when we combined all host species (Fig S3a and </w:t>
      </w:r>
      <w:del w:id="525" w:author="Bolívar Aponte Rolón" w:date="2024-09-05T10:40:00Z">
        <w:r>
          <w:rPr/>
          <w:delText>Fig.</w:delText>
        </w:r>
      </w:del>
      <w:ins w:id="526" w:author="Bolívar Aponte Rolón" w:date="2024-09-05T10:40:00Z">
        <w:r>
          <w:rPr/>
          <w:t>Figure</w:t>
        </w:r>
      </w:ins>
      <w:r>
        <w:rPr/>
        <w:t xml:space="preserve"> S5a, respectively). </w:t>
      </w:r>
    </w:p>
    <w:p>
      <w:pPr>
        <w:pStyle w:val="BodyText"/>
        <w:rPr/>
      </w:pPr>
      <w:r>
        <w:rPr/>
        <w:t>As predicted, we</w:t>
      </w:r>
      <w:del w:id="528" w:author="Arnold, Betsy - (fungi) [2]" w:date="2024-10-07T09:23:00Z">
        <w:r>
          <w:rPr/>
          <w:delText xml:space="preserve"> did</w:delText>
        </w:r>
      </w:del>
      <w:r>
        <w:rPr/>
        <w:t xml:space="preserve"> observe</w:t>
      </w:r>
      <w:ins w:id="529" w:author="Arnold, Betsy - (fungi) [2]" w:date="2024-10-07T09:23:00Z">
        <w:r>
          <w:rPr/>
          <w:t>d</w:t>
        </w:r>
      </w:ins>
      <w:r>
        <w:rPr/>
        <w:t xml:space="preserve"> lower herbivory in the </w:t>
      </w:r>
      <w:del w:id="530" w:author="Bolívar Aponte Rolón" w:date="2024-08-19T15:48:00Z">
        <w:r>
          <w:rPr>
            <w:i/>
            <w:iCs/>
          </w:rPr>
          <w:delText>E+</w:delText>
        </w:r>
      </w:del>
      <w:ins w:id="531" w:author="Bolívar Aponte Rolón" w:date="2024-08-19T15:48:00Z">
        <w:r>
          <w:rPr>
            <w:i/>
            <w:iCs/>
          </w:rPr>
          <w:t>E-high</w:t>
        </w:r>
      </w:ins>
      <w:r>
        <w:rPr/>
        <w:t xml:space="preserve"> treatment compared to the </w:t>
      </w:r>
      <w:del w:id="532" w:author="Bolívar Aponte Rolón" w:date="2024-08-19T15:47:00Z">
        <w:r>
          <w:rPr>
            <w:i/>
            <w:iCs/>
          </w:rPr>
          <w:delText>E-</w:delText>
        </w:r>
      </w:del>
      <w:ins w:id="533" w:author="Bolívar Aponte Rolón" w:date="2024-08-19T15:47:00Z">
        <w:r>
          <w:rPr>
            <w:i/>
            <w:iCs/>
          </w:rPr>
          <w:t>E-low</w:t>
        </w:r>
      </w:ins>
      <w:r>
        <w:rPr/>
        <w:t xml:space="preserve"> treatment when we combined all host species, </w:t>
      </w:r>
      <w:r>
        <w:rPr>
          <w:i/>
          <w:iCs/>
        </w:rPr>
        <w:t>t</w:t>
      </w:r>
      <w:r>
        <w:rPr/>
        <w:t xml:space="preserve">(34) = 2.23, </w:t>
      </w:r>
      <w:r>
        <w:rPr>
          <w:i/>
          <w:iCs/>
        </w:rPr>
        <w:t>p</w:t>
      </w:r>
      <w:r>
        <w:rPr/>
        <w:t xml:space="preserve"> = 0.033 (</w:t>
      </w:r>
      <w:del w:id="534" w:author="Bolívar Aponte Rolón" w:date="2024-09-05T10:40:00Z">
        <w:r>
          <w:rPr/>
          <w:delText>Fig.</w:delText>
        </w:r>
      </w:del>
      <w:ins w:id="535" w:author="Bolívar Aponte Rolón" w:date="2024-09-05T10:40:00Z">
        <w:r>
          <w:rPr/>
          <w:t>Figure</w:t>
        </w:r>
      </w:ins>
      <w:r>
        <w:rPr/>
        <w:t xml:space="preserve"> 2a). We did not observe differences in pathogen damage between </w:t>
      </w:r>
      <w:del w:id="536" w:author="Bolívar Aponte Rolón" w:date="2024-08-19T15:47:00Z">
        <w:r>
          <w:rPr>
            <w:i/>
            <w:iCs/>
          </w:rPr>
          <w:delText>E-</w:delText>
        </w:r>
      </w:del>
      <w:ins w:id="537" w:author="Bolívar Aponte Rolón" w:date="2024-08-19T15:47:00Z">
        <w:r>
          <w:rPr>
            <w:i/>
            <w:iCs/>
          </w:rPr>
          <w:t>E-low</w:t>
        </w:r>
      </w:ins>
      <w:r>
        <w:rPr/>
        <w:t xml:space="preserve"> and </w:t>
      </w:r>
      <w:del w:id="538" w:author="Bolívar Aponte Rolón" w:date="2024-08-19T15:48:00Z">
        <w:r>
          <w:rPr>
            <w:i/>
            <w:iCs/>
          </w:rPr>
          <w:delText>E+</w:delText>
        </w:r>
      </w:del>
      <w:ins w:id="539" w:author="Bolívar Aponte Rolón" w:date="2024-08-19T15:48:00Z">
        <w:r>
          <w:rPr>
            <w:i/>
            <w:iCs/>
          </w:rPr>
          <w:t>E-high</w:t>
        </w:r>
      </w:ins>
      <w:r>
        <w:rPr/>
        <w:t xml:space="preserve"> treatments when we combined all host species (</w:t>
      </w:r>
      <w:del w:id="540" w:author="Bolívar Aponte Rolón" w:date="2024-09-05T10:40:00Z">
        <w:r>
          <w:rPr/>
          <w:delText>Fig.</w:delText>
        </w:r>
      </w:del>
      <w:ins w:id="541" w:author="Bolívar Aponte Rolón" w:date="2024-09-05T10:40:00Z">
        <w:r>
          <w:rPr/>
          <w:t>Figure</w:t>
        </w:r>
      </w:ins>
      <w:r>
        <w:rPr/>
        <w:t xml:space="preserve"> 2b). However, within the </w:t>
      </w:r>
      <w:del w:id="542" w:author="Bolívar Aponte Rolón" w:date="2024-08-19T15:47:00Z">
        <w:r>
          <w:rPr>
            <w:i/>
            <w:iCs/>
          </w:rPr>
          <w:delText>E-</w:delText>
        </w:r>
      </w:del>
      <w:ins w:id="543" w:author="Bolívar Aponte Rolón" w:date="2024-08-19T15:47:00Z">
        <w:r>
          <w:rPr>
            <w:i/>
            <w:iCs/>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544" w:author="Bolívar Aponte Rolón" w:date="2024-09-05T10:40:00Z">
        <w:r>
          <w:rPr/>
          <w:delText>Fig.</w:delText>
        </w:r>
      </w:del>
      <w:ins w:id="545" w:author="Bolívar Aponte Rolón" w:date="2024-09-05T10:40:00Z">
        <w:r>
          <w:rPr/>
          <w:t>Figure</w:t>
        </w:r>
      </w:ins>
      <w:r>
        <w:rPr/>
        <w:t xml:space="preserve"> 2b). The same pattern arose for the </w:t>
      </w:r>
      <w:del w:id="546" w:author="Bolívar Aponte Rolón" w:date="2024-08-19T15:48:00Z">
        <w:r>
          <w:rPr>
            <w:i/>
            <w:iCs/>
          </w:rPr>
          <w:delText>E+</w:delText>
        </w:r>
      </w:del>
      <w:ins w:id="547" w:author="Bolívar Aponte Rolón" w:date="2024-08-19T15:48:00Z">
        <w:r>
          <w:rPr>
            <w:i/>
            <w:iCs/>
          </w:rPr>
          <w:t>E-high</w:t>
        </w:r>
      </w:ins>
      <w:r>
        <w:rPr/>
        <w:t xml:space="preserve"> treatment group</w:t>
      </w:r>
      <w:ins w:id="548" w:author="Arnold, Betsy - (fungi) [2]" w:date="2024-10-07T09:24:00Z">
        <w:r>
          <w:rPr/>
          <w:t xml:space="preserve"> (</w:t>
        </w:r>
      </w:ins>
      <w:del w:id="549" w:author="Arnold, Betsy - (fungi) [2]" w:date="2024-10-07T09:24:00Z">
        <w:r>
          <w:rPr/>
          <w:delText xml:space="preserve">: </w:delText>
        </w:r>
      </w:del>
      <w:r>
        <w:rPr/>
        <w:t>exposed leaves</w:t>
      </w:r>
      <w:ins w:id="550" w:author="Arnold, Betsy - (fungi) [2]" w:date="2024-10-07T09:24:00Z">
        <w:r>
          <w:rPr/>
          <w:t xml:space="preserve">, </w:t>
        </w:r>
      </w:ins>
      <w:del w:id="551" w:author="Arnold, Betsy - (fungi) [2]" w:date="2024-10-07T09:24:00Z">
        <w:r>
          <w:rPr/>
          <w:delText xml:space="preserve"> (</w:delText>
        </w:r>
      </w:del>
      <w:r>
        <w:rPr>
          <w:i/>
          <w:iCs/>
        </w:rPr>
        <w:t>M</w:t>
      </w:r>
      <w:r>
        <w:rPr/>
        <w:t xml:space="preserve"> = 20.04, </w:t>
      </w:r>
      <w:r>
        <w:rPr>
          <w:i/>
          <w:iCs/>
        </w:rPr>
        <w:t>SD</w:t>
      </w:r>
      <w:r>
        <w:rPr/>
        <w:t xml:space="preserve"> = 15.72</w:t>
      </w:r>
      <w:ins w:id="552" w:author="Arnold, Betsy - (fungi) [2]" w:date="2024-10-07T09:24:00Z">
        <w:r>
          <w:rPr/>
          <w:t>;</w:t>
        </w:r>
      </w:ins>
      <w:del w:id="553" w:author="Arnold, Betsy - (fungi) [2]" w:date="2024-10-07T09:24:00Z">
        <w:r>
          <w:rPr/>
          <w:delText>),</w:delText>
        </w:r>
      </w:del>
      <w:r>
        <w:rPr/>
        <w:t xml:space="preserve"> non-exposed leaves </w:t>
      </w:r>
      <w:del w:id="554" w:author="Arnold, Betsy - (fungi) [2]" w:date="2024-10-07T09:24:00Z">
        <w:r>
          <w:rPr/>
          <w:delText>(</w:delText>
        </w:r>
      </w:del>
      <w:r>
        <w:rPr>
          <w:i/>
          <w:iCs/>
        </w:rPr>
        <w:t>M</w:t>
      </w:r>
      <w:r>
        <w:rPr/>
        <w:t xml:space="preserve"> = 7.17, </w:t>
      </w:r>
      <w:r>
        <w:rPr>
          <w:i/>
          <w:iCs/>
        </w:rPr>
        <w:t>SD</w:t>
      </w:r>
      <w:r>
        <w:rPr/>
        <w:t xml:space="preserve"> = 17.48)</w:t>
      </w:r>
      <w:ins w:id="555" w:author="Arnold, Betsy - (fungi) [2]" w:date="2024-10-07T09:24:00Z">
        <w:r>
          <w:rPr/>
          <w:t xml:space="preserve"> (</w:t>
        </w:r>
      </w:ins>
      <w:del w:id="556" w:author="Arnold, Betsy - (fungi) [2]" w:date="2024-10-07T09:24:00Z">
        <w:r>
          <w:rPr/>
          <w:delText xml:space="preserve">, </w:delText>
        </w:r>
      </w:del>
      <w:r>
        <w:rPr>
          <w:i/>
          <w:iCs/>
        </w:rPr>
        <w:t>t</w:t>
      </w:r>
      <w:r>
        <w:rPr/>
        <w:t xml:space="preserve">(31) = -3.26, </w:t>
      </w:r>
      <w:r>
        <w:rPr>
          <w:i/>
          <w:iCs/>
        </w:rPr>
        <w:t>p</w:t>
      </w:r>
      <w:r>
        <w:rPr/>
        <w:t xml:space="preserve"> &lt; .01</w:t>
      </w:r>
      <w:ins w:id="557" w:author="Arnold, Betsy - (fungi) [2]" w:date="2024-10-07T09:24:00Z">
        <w:r>
          <w:rPr/>
          <w:t>)</w:t>
        </w:r>
      </w:ins>
      <w:r>
        <w:rPr/>
        <w:t xml:space="preserve"> (</w:t>
      </w:r>
      <w:del w:id="558" w:author="Bolívar Aponte Rolón" w:date="2024-09-05T10:40:00Z">
        <w:r>
          <w:rPr/>
          <w:delText>Fig.</w:delText>
        </w:r>
      </w:del>
      <w:ins w:id="559" w:author="Bolívar Aponte Rolón" w:date="2024-09-05T10:40:00Z">
        <w:r>
          <w:rPr/>
          <w:t>Figure</w:t>
        </w:r>
      </w:ins>
      <w:r>
        <w:rPr/>
        <w:t xml:space="preserve"> 2b). At the species level, herbivory and pathogen damage did not differ between treatment groups (</w:t>
      </w:r>
      <w:del w:id="560" w:author="Bolívar Aponte Rolón" w:date="2024-09-05T10:40:00Z">
        <w:r>
          <w:rPr/>
          <w:delText>Fig.</w:delText>
        </w:r>
      </w:del>
      <w:ins w:id="561" w:author="Bolívar Aponte Rolón" w:date="2024-09-05T10:40:00Z">
        <w:r>
          <w:rPr/>
          <w:t>Figure</w:t>
        </w:r>
      </w:ins>
      <w:r>
        <w:rPr/>
        <w:t xml:space="preserve"> S6a-S6b).</w:t>
      </w:r>
    </w:p>
    <w:p>
      <w:pPr>
        <w:pStyle w:val="BodyText"/>
        <w:rPr/>
      </w:pPr>
      <w:r>
        <w:rPr/>
        <w:t xml:space="preserve">All leaf functional traits </w:t>
      </w:r>
      <w:ins w:id="562" w:author="Arnold, Betsy - (fungi) [2]" w:date="2024-10-07T09:24:00Z">
        <w:r>
          <w:rPr/>
          <w:t>we</w:t>
        </w:r>
      </w:ins>
      <w:del w:id="563" w:author="Arnold, Betsy - (fungi) [2]" w:date="2024-10-07T09:24:00Z">
        <w:r>
          <w:rPr/>
          <w:delText>a</w:delText>
        </w:r>
      </w:del>
      <w:r>
        <w:rPr/>
        <w:t>re significantly correlated with FEF community composition (</w:t>
      </w:r>
      <w:del w:id="564" w:author="Bolívar Aponte Rolón" w:date="2024-09-05T10:40:00Z">
        <w:r>
          <w:rPr/>
          <w:delText>Fig.</w:delText>
        </w:r>
      </w:del>
      <w:ins w:id="565" w:author="Bolívar Aponte Rolón" w:date="2024-09-05T10:40:00Z">
        <w:r>
          <w:rPr/>
          <w:t>Figure</w:t>
        </w:r>
      </w:ins>
      <w:ins w:id="566" w:author="Bolívar Aponte Rolón" w:date="2024-09-03T12:51:00Z">
        <w:r>
          <w:rPr/>
          <w:t xml:space="preserve"> </w:t>
        </w:r>
      </w:ins>
      <w:r>
        <w:rPr/>
        <w:t>3</w:t>
      </w:r>
      <w:ins w:id="567" w:author="Bolívar Aponte Rolón" w:date="2024-09-03T12:51:00Z">
        <w:r>
          <w:rPr/>
          <w:t xml:space="preserve"> and Table 2</w:t>
        </w:r>
      </w:ins>
      <w:r>
        <w:rPr/>
        <w:t xml:space="preserve">). We used dbRDA to understand FEF community composition across host species and treatment groups. The analyses revealed that 6.34% of the overall variance in FEF communities was constrained </w:t>
      </w:r>
      <w:del w:id="568" w:author="Bolívar Aponte Rolón" w:date="2024-10-08T10:52:05Z">
        <w:r>
          <w:rPr/>
          <w:delText>for</w:delText>
        </w:r>
      </w:del>
      <w:r>
        <w:rPr/>
        <w:t xml:space="preserve"> </w:t>
      </w:r>
      <w:del w:id="569" w:author="Bolívar Aponte Rolón" w:date="2024-10-08T11:39:52Z">
        <w:r>
          <w:rPr/>
          <w:commentReference w:id="7"/>
        </w:r>
      </w:del>
      <w:r>
        <w:rPr/>
        <w:t>by the leaf functional traits. The first axis (dbRDA1) explained 49% and the second axis (dbRDA2) explained 21.3% of the constrained variance (</w:t>
      </w:r>
      <w:del w:id="570" w:author="Bolívar Aponte Rolón" w:date="2024-09-05T10:40:00Z">
        <w:r>
          <w:rPr/>
          <w:delText>Fig.</w:delText>
        </w:r>
      </w:del>
      <w:ins w:id="571" w:author="Bolívar Aponte Rolón" w:date="2024-09-05T10:40:00Z">
        <w:r>
          <w:rPr/>
          <w:t>Figure</w:t>
        </w:r>
      </w:ins>
      <w:r>
        <w:rPr/>
        <w:t xml:space="preserve"> 3). We observed a high degree of overlap between FEF communities (</w:t>
      </w:r>
      <w:del w:id="572" w:author="Bolívar Aponte Rolón" w:date="2024-09-05T10:40:00Z">
        <w:r>
          <w:rPr/>
          <w:delText>Fig.</w:delText>
        </w:r>
      </w:del>
      <w:ins w:id="573" w:author="Bolívar Aponte Rolón" w:date="2024-09-05T10:40:00Z">
        <w:r>
          <w:rPr/>
          <w:t>Figure</w:t>
        </w:r>
      </w:ins>
      <w:r>
        <w:rPr/>
        <w:t xml:space="preserve"> 3), indicating that the communities are similar in composition across host species and treatment groups, at least at the degree of resolution provided by ITS data (</w:t>
      </w:r>
      <w:del w:id="574" w:author="Bolívar Aponte Rolón" w:date="2024-09-05T10:40:00Z">
        <w:r>
          <w:rPr/>
          <w:delText>Fig.</w:delText>
        </w:r>
      </w:del>
      <w:ins w:id="575" w:author="Bolívar Aponte Rolón" w:date="2024-09-05T10:40:00Z">
        <w:r>
          <w:rPr/>
          <w:t>Figure</w:t>
        </w:r>
      </w:ins>
      <w:r>
        <w:rPr/>
        <w:t xml:space="preserve"> 3). Nonetheless, we also observed tight clustering of FEF communities in </w:t>
      </w:r>
      <w:r>
        <w:rPr>
          <w:i/>
          <w:iCs/>
        </w:rPr>
        <w:t>C. cainito</w:t>
      </w:r>
      <w:r>
        <w:rPr/>
        <w:t xml:space="preserve"> and </w:t>
      </w:r>
      <w:r>
        <w:rPr>
          <w:i/>
          <w:iCs/>
        </w:rPr>
        <w:t>L. panamensis</w:t>
      </w:r>
      <w:r>
        <w:rPr/>
        <w:t>, emphasizing a distinct composition of FEF OTUs</w:t>
      </w:r>
      <w:del w:id="576" w:author="Arnold, Betsy - (fungi) [2]" w:date="2024-10-07T09:26:00Z">
        <w:r>
          <w:rPr/>
          <w:delText xml:space="preserve"> within the subspace of FEF identified</w:delText>
        </w:r>
      </w:del>
      <w:r>
        <w:rPr/>
        <w:t>. Other host species showed greater variation in FEF composition. Our PERMDISP analyses showed no significant differences in host species group dispersion (</w:t>
      </w:r>
      <w:r>
        <w:rPr>
          <w:i/>
          <w:iCs/>
        </w:rPr>
        <w:t>F</w:t>
      </w:r>
      <w:del w:id="577" w:author="Bolívar Aponte Rolón" w:date="2024-09-05T12:35:00Z">
        <w:r>
          <w:rPr>
            <w:i/>
            <w:iCs/>
          </w:rPr>
          <w:delText>~</w:delText>
        </w:r>
      </w:del>
      <w:r>
        <w:rPr>
          <w:color w:val="000000"/>
          <w:vertAlign w:val="subscript"/>
          <w:rPrChange w:id="0" w:author="Bolívar Aponte Rolón" w:date="2024-09-05T12:35:00Z"/>
        </w:rPr>
        <w:t>6, 149</w:t>
      </w:r>
      <w:del w:id="579" w:author="Bolívar Aponte Rolón" w:date="2024-09-05T12:35:00Z">
        <w:r>
          <w:rPr>
            <w:color w:val="000000"/>
            <w:vertAlign w:val="subscript"/>
          </w:rPr>
          <w:delText>~</w:delText>
        </w:r>
      </w:del>
      <w:r>
        <w:rPr/>
        <w:t xml:space="preserve"> = 0.717, </w:t>
      </w:r>
      <w:r>
        <w:rPr>
          <w:i/>
          <w:iCs/>
        </w:rPr>
        <w:t>p</w:t>
      </w:r>
      <w:r>
        <w:rPr/>
        <w:t xml:space="preserve"> &lt; .63)</w:t>
      </w:r>
      <w:ins w:id="580" w:author="Arnold, Betsy - (fungi) [2]" w:date="2024-10-07T09:27:00Z">
        <w:r>
          <w:rPr/>
          <w:t>; instead,</w:t>
        </w:r>
      </w:ins>
      <w:del w:id="581" w:author="Arnold, Betsy - (fungi) [2]" w:date="2024-10-07T09:27:00Z">
        <w:r>
          <w:rPr/>
          <w:delText xml:space="preserve">, </w:delText>
        </w:r>
      </w:del>
      <w:r>
        <w:rPr/>
        <w:t>observed differences were</w:t>
      </w:r>
      <w:ins w:id="582" w:author="Bolívar Aponte Rolón" w:date="2024-10-08T10:52:54Z">
        <w:r>
          <w:rPr/>
          <w:t xml:space="preserve"> </w:t>
        </w:r>
      </w:ins>
      <w:ins w:id="583" w:author="Bolívar Aponte Rolón" w:date="2024-10-08T10:52:54Z">
        <w:r>
          <w:rPr/>
          <w:t>due</w:t>
        </w:r>
      </w:ins>
      <w:r>
        <w:rPr/>
        <w:t xml:space="preserve"> to location. Unsurprisingly, the dispersion for </w:t>
      </w:r>
      <w:r>
        <w:rPr>
          <w:i/>
          <w:iCs/>
          <w:color w:val="000000"/>
        </w:rPr>
        <w:t>E-low</w:t>
      </w:r>
      <w:r>
        <w:rPr/>
        <w:t xml:space="preserve"> and </w:t>
      </w:r>
      <w:r>
        <w:rPr>
          <w:i/>
          <w:iCs/>
          <w:color w:val="000000"/>
        </w:rPr>
        <w:t>E-high</w:t>
      </w:r>
      <w:r>
        <w:rPr/>
        <w:t xml:space="preserve"> treatment groups was significantly different (</w:t>
      </w:r>
      <w:r>
        <w:rPr>
          <w:i/>
          <w:iCs/>
        </w:rPr>
        <w:t>F</w:t>
      </w:r>
      <w:del w:id="584" w:author="Bolívar Aponte Rolón" w:date="2024-09-05T12:35:00Z">
        <w:r>
          <w:rPr>
            <w:i/>
            <w:iCs/>
          </w:rPr>
          <w:delText>~</w:delText>
        </w:r>
      </w:del>
      <w:r>
        <w:rPr>
          <w:color w:val="000000"/>
          <w:vertAlign w:val="subscript"/>
          <w:rPrChange w:id="0" w:author="Bolívar Aponte Rolón" w:date="2024-09-05T12:35:00Z"/>
        </w:rPr>
        <w:t>1, 154</w:t>
      </w:r>
      <w:del w:id="586" w:author="Bolívar Aponte Rolón" w:date="2024-09-05T12:35:00Z">
        <w:r>
          <w:rPr>
            <w:color w:val="000000"/>
            <w:vertAlign w:val="subscript"/>
          </w:rPr>
          <w:delText>~</w:delText>
        </w:r>
      </w:del>
      <w:r>
        <w:rPr>
          <w:vertAlign w:val="subscript"/>
          <w:rPrChange w:id="0" w:author="Bolívar Aponte Rolón" w:date="2024-09-05T12:35:00Z"/>
        </w:rPr>
        <w:t xml:space="preserve"> </w:t>
      </w:r>
      <w:r>
        <w:rPr/>
        <w:t xml:space="preserve">= 5.09, </w:t>
      </w:r>
      <w:r>
        <w:rPr>
          <w:i/>
          <w:iCs/>
        </w:rPr>
        <w:t>p</w:t>
      </w:r>
      <w:r>
        <w:rPr/>
        <w:t xml:space="preserve"> = .03). </w:t>
      </w:r>
      <w:ins w:id="588" w:author="Arnold, Betsy - (fungi) [2]" w:date="2024-10-07T09:27:00Z">
        <w:r>
          <w:rPr/>
          <w:t>P</w:t>
        </w:r>
      </w:ins>
      <w:del w:id="589" w:author="Arnold, Betsy - (fungi) [2]" w:date="2024-10-07T09:27:00Z">
        <w:r>
          <w:rPr/>
          <w:delText>The p</w:delText>
        </w:r>
      </w:del>
      <w:r>
        <w:rPr/>
        <w:t>ost</w:t>
      </w:r>
      <w:ins w:id="590" w:author="Arnold, Betsy - (fungi) [2]" w:date="2024-10-07T09:27:00Z">
        <w:r>
          <w:rPr/>
          <w:t>-hoc</w:t>
        </w:r>
      </w:ins>
      <w:r>
        <w:rPr/>
        <w:t xml:space="preserve"> Tukey tests revealed dispersion of host species were not significantly different at the α &lt; .05 level, </w:t>
      </w:r>
      <w:del w:id="591" w:author="Arnold, Betsy - (fungi) [2]" w:date="2024-10-07T09:27:00Z">
        <w:r>
          <w:rPr/>
          <w:delText xml:space="preserve">while </w:delText>
        </w:r>
      </w:del>
      <w:ins w:id="592" w:author="Arnold, Betsy - (fungi) [2]" w:date="2024-10-07T09:27:00Z">
        <w:r>
          <w:rPr/>
          <w:t xml:space="preserve">but </w:t>
        </w:r>
      </w:ins>
      <w:r>
        <w:rPr/>
        <w:t>treatment group dispersions were.</w:t>
      </w:r>
    </w:p>
    <w:p>
      <w:pPr>
        <w:pStyle w:val="BodyText"/>
        <w:rPr/>
      </w:pPr>
      <w:del w:id="593" w:author="Bolívar Aponte Rolón" w:date="2024-08-19T16:24:00Z">
        <w:r>
          <w:rPr/>
          <w:delText>There was a core set of OTUs that significantly associated with host tree species or particular treatments. In summary, 72 out of 569 Ascomycota OTUs were significantly associated with all host tree species (Table S5).</w:delText>
        </w:r>
      </w:del>
      <w:ins w:id="594" w:author="Bolívar Aponte Rolón" w:date="2024-08-19T16:24:00Z">
        <w:r>
          <w:rPr/>
          <w:t xml:space="preserve">We </w:t>
        </w:r>
      </w:ins>
      <w:ins w:id="595" w:author="Bolívar Aponte Rolón" w:date="2024-08-19T16:24:00Z">
        <w:del w:id="596" w:author="Arnold, Betsy - (fungi) [2]" w:date="2024-10-07T09:27:00Z">
          <w:r>
            <w:rPr/>
            <w:delText>determined there was a core set of</w:delText>
          </w:r>
        </w:del>
      </w:ins>
      <w:ins w:id="597" w:author="Arnold, Betsy - (fungi) [2]" w:date="2024-10-07T09:27:00Z">
        <w:r>
          <w:rPr/>
          <w:t>detected a core set of</w:t>
        </w:r>
      </w:ins>
      <w:ins w:id="598" w:author="Bolívar Aponte Rolón" w:date="2024-08-19T16:24:00Z">
        <w:r>
          <w:rPr/>
          <w:t xml:space="preserve"> OTUs that </w:t>
        </w:r>
      </w:ins>
      <w:ins w:id="599" w:author="Bolívar Aponte Rolón" w:date="2024-08-19T16:24:00Z">
        <w:del w:id="600" w:author="Arnold, Betsy - (fungi) [2]" w:date="2024-10-07T09:27:00Z">
          <w:r>
            <w:rPr/>
            <w:delText>significantly</w:delText>
          </w:r>
        </w:del>
      </w:ins>
      <w:ins w:id="601" w:author="Arnold, Betsy - (fungi) [2]" w:date="2024-10-07T09:27:00Z">
        <w:r>
          <w:rPr/>
          <w:t>was</w:t>
        </w:r>
      </w:ins>
      <w:ins w:id="602" w:author="Bolívar Aponte Rolón" w:date="2024-08-19T16:24:00Z">
        <w:r>
          <w:rPr/>
          <w:t xml:space="preserve"> associated </w:t>
        </w:r>
      </w:ins>
      <w:ins w:id="603" w:author="Arnold, Betsy - (fungi) [2]" w:date="2024-10-07T09:27:00Z">
        <w:r>
          <w:rPr/>
          <w:t xml:space="preserve">significantly </w:t>
        </w:r>
      </w:ins>
      <w:ins w:id="604" w:author="Bolívar Aponte Rolón" w:date="2024-08-19T16:24:00Z">
        <w:r>
          <w:rPr/>
          <w:t>with host tree species or</w:t>
        </w:r>
      </w:ins>
      <w:ins w:id="605" w:author="Bolívar Aponte Rolón" w:date="2024-08-19T16:24:00Z">
        <w:del w:id="606" w:author="Arnold, Betsy - (fungi) [2]" w:date="2024-10-07T09:28:00Z">
          <w:r>
            <w:rPr/>
            <w:delText xml:space="preserve"> particular</w:delText>
          </w:r>
        </w:del>
      </w:ins>
      <w:ins w:id="607" w:author="Bolívar Aponte Rolón" w:date="2024-08-19T16:24:00Z">
        <w:r>
          <w:rPr/>
          <w:t xml:space="preserve"> treatment</w:t>
        </w:r>
      </w:ins>
      <w:ins w:id="608" w:author="Bolívar Aponte Rolón" w:date="2024-08-19T16:24:00Z">
        <w:del w:id="609" w:author="Arnold, Betsy - (fungi) [2]" w:date="2024-10-07T09:28:00Z">
          <w:r>
            <w:rPr/>
            <w:delText>s by calculating the point biserial correlation coefficient</w:delText>
          </w:r>
        </w:del>
      </w:ins>
      <w:ins w:id="610" w:author="Arnold, Betsy - (fungi) [2]" w:date="2024-10-07T09:28:00Z">
        <w:r>
          <w:rPr/>
          <w:t>.</w:t>
        </w:r>
      </w:ins>
      <w:ins w:id="611" w:author="Bolívar Aponte Rolón" w:date="2024-08-19T16:24:00Z">
        <w:r>
          <w:rPr/>
          <w:t>. In summary, 7</w:t>
        </w:r>
      </w:ins>
      <w:ins w:id="612" w:author="Bolívar Aponte Rolón" w:date="2024-08-19T16:24:00Z">
        <w:r>
          <w:rPr/>
          <w:t>5</w:t>
        </w:r>
      </w:ins>
      <w:ins w:id="613" w:author="Bolívar Aponte Rolón" w:date="2024-08-19T16:24:00Z">
        <w:r>
          <w:rPr/>
          <w:t xml:space="preserve"> </w:t>
        </w:r>
      </w:ins>
      <w:ins w:id="614" w:author="Bolívar Aponte Rolón" w:date="2024-08-19T16:24:00Z">
        <w:del w:id="615" w:author="Arnold, Betsy - (fungi) [2]" w:date="2024-10-07T09:28:00Z">
          <w:r>
            <w:rPr/>
            <w:delText xml:space="preserve">out </w:delText>
          </w:r>
        </w:del>
      </w:ins>
      <w:ins w:id="616" w:author="Bolívar Aponte Rolón" w:date="2024-08-19T16:24:00Z">
        <w:r>
          <w:rPr/>
          <w:t xml:space="preserve">of 569 Ascomycota OTUs were significantly associated with individual host </w:t>
        </w:r>
      </w:ins>
      <w:del w:id="617" w:author="Bolívar Aponte Rolón" w:date="2024-10-08T11:40:23Z">
        <w:r>
          <w:rPr/>
          <w:commentReference w:id="8"/>
        </w:r>
      </w:del>
      <w:ins w:id="618" w:author="Bolívar Aponte Rolón" w:date="2024-08-19T16:24:00Z">
        <w:r>
          <w:rPr/>
          <w:t xml:space="preserve">species: </w:t>
        </w:r>
      </w:ins>
      <w:ins w:id="619" w:author="Bolívar Aponte Rolón" w:date="2024-08-19T16:24:00Z">
        <w:r>
          <w:rPr>
            <w:i/>
            <w:iCs/>
          </w:rPr>
          <w:t>T. cacao</w:t>
        </w:r>
      </w:ins>
      <w:ins w:id="620" w:author="Bolívar Aponte Rolón" w:date="2024-08-19T16:24:00Z">
        <w:r>
          <w:rPr/>
          <w:t xml:space="preserve"> (</w:t>
        </w:r>
      </w:ins>
      <w:ins w:id="621" w:author="Bolívar Aponte Rolón" w:date="2024-08-19T16:24:00Z">
        <w:r>
          <w:rPr/>
          <w:t>11</w:t>
        </w:r>
      </w:ins>
      <w:ins w:id="622" w:author="Bolívar Aponte Rolón" w:date="2024-08-19T16:24:00Z">
        <w:r>
          <w:rPr/>
          <w:t xml:space="preserve">), </w:t>
        </w:r>
      </w:ins>
      <w:ins w:id="623" w:author="Bolívar Aponte Rolón" w:date="2024-08-19T16:24:00Z">
        <w:r>
          <w:rPr>
            <w:i/>
            <w:iCs/>
          </w:rPr>
          <w:t>Dipteryx</w:t>
        </w:r>
      </w:ins>
      <w:ins w:id="624" w:author="Bolívar Aponte Rolón" w:date="2024-08-19T16:24:00Z">
        <w:r>
          <w:rPr/>
          <w:t xml:space="preserve"> sp. (</w:t>
        </w:r>
      </w:ins>
      <w:ins w:id="625" w:author="Bolívar Aponte Rolón" w:date="2024-08-19T16:24:00Z">
        <w:r>
          <w:rPr/>
          <w:t>5</w:t>
        </w:r>
      </w:ins>
      <w:ins w:id="626" w:author="Bolívar Aponte Rolón" w:date="2024-08-19T16:24:00Z">
        <w:r>
          <w:rPr/>
          <w:t xml:space="preserve">), </w:t>
        </w:r>
      </w:ins>
      <w:ins w:id="627" w:author="Bolívar Aponte Rolón" w:date="2024-08-19T16:24:00Z">
        <w:r>
          <w:rPr>
            <w:i/>
            <w:iCs/>
          </w:rPr>
          <w:t>L. panamensis</w:t>
        </w:r>
      </w:ins>
      <w:ins w:id="628" w:author="Bolívar Aponte Rolón" w:date="2024-08-19T16:24:00Z">
        <w:r>
          <w:rPr/>
          <w:t xml:space="preserve"> (</w:t>
        </w:r>
      </w:ins>
      <w:ins w:id="629" w:author="Bolívar Aponte Rolón" w:date="2024-08-19T16:24:00Z">
        <w:r>
          <w:rPr/>
          <w:t>3</w:t>
        </w:r>
      </w:ins>
      <w:ins w:id="630" w:author="Bolívar Aponte Rolón" w:date="2024-08-19T16:24:00Z">
        <w:r>
          <w:rPr/>
          <w:t xml:space="preserve">), </w:t>
        </w:r>
      </w:ins>
      <w:ins w:id="631" w:author="Bolívar Aponte Rolón" w:date="2024-08-19T16:24:00Z">
        <w:r>
          <w:rPr>
            <w:i/>
            <w:iCs/>
          </w:rPr>
          <w:t>A. membranacea</w:t>
        </w:r>
      </w:ins>
      <w:ins w:id="632" w:author="Bolívar Aponte Rolón" w:date="2024-08-19T16:24:00Z">
        <w:r>
          <w:rPr/>
          <w:t xml:space="preserve"> (</w:t>
        </w:r>
      </w:ins>
      <w:ins w:id="633" w:author="Bolívar Aponte Rolón" w:date="2024-08-19T16:24:00Z">
        <w:r>
          <w:rPr/>
          <w:t>5</w:t>
        </w:r>
      </w:ins>
      <w:ins w:id="634" w:author="Bolívar Aponte Rolón" w:date="2024-08-19T16:24:00Z">
        <w:r>
          <w:rPr/>
          <w:t xml:space="preserve">), </w:t>
        </w:r>
      </w:ins>
      <w:ins w:id="635" w:author="Bolívar Aponte Rolón" w:date="2024-08-19T16:24:00Z">
        <w:r>
          <w:rPr>
            <w:i/>
            <w:iCs/>
          </w:rPr>
          <w:t>H. concinna</w:t>
        </w:r>
      </w:ins>
      <w:ins w:id="636" w:author="Bolívar Aponte Rolón" w:date="2024-08-19T16:24:00Z">
        <w:r>
          <w:rPr/>
          <w:t xml:space="preserve"> (</w:t>
        </w:r>
      </w:ins>
      <w:ins w:id="637" w:author="Bolívar Aponte Rolón" w:date="2024-08-19T16:24:00Z">
        <w:r>
          <w:rPr/>
          <w:t>8</w:t>
        </w:r>
      </w:ins>
      <w:ins w:id="638" w:author="Bolívar Aponte Rolón" w:date="2024-08-19T16:24:00Z">
        <w:r>
          <w:rPr/>
          <w:t xml:space="preserve">), </w:t>
        </w:r>
      </w:ins>
      <w:ins w:id="639" w:author="Bolívar Aponte Rolón" w:date="2024-08-19T16:24:00Z">
        <w:r>
          <w:rPr>
            <w:i/>
            <w:iCs/>
          </w:rPr>
          <w:t>C. cainito</w:t>
        </w:r>
      </w:ins>
      <w:ins w:id="640" w:author="Bolívar Aponte Rolón" w:date="2024-08-19T16:24:00Z">
        <w:r>
          <w:rPr/>
          <w:t xml:space="preserve"> (</w:t>
        </w:r>
      </w:ins>
      <w:ins w:id="641" w:author="Bolívar Aponte Rolón" w:date="2024-08-19T16:24:00Z">
        <w:r>
          <w:rPr/>
          <w:t>8</w:t>
        </w:r>
      </w:ins>
      <w:ins w:id="642" w:author="Bolívar Aponte Rolón" w:date="2024-08-19T16:24:00Z">
        <w:r>
          <w:rPr/>
          <w:t xml:space="preserve">), and </w:t>
        </w:r>
      </w:ins>
      <w:ins w:id="643" w:author="Bolívar Aponte Rolón" w:date="2024-08-19T16:24:00Z">
        <w:r>
          <w:rPr>
            <w:i/>
            <w:iCs/>
          </w:rPr>
          <w:t>Cordia alliodora</w:t>
        </w:r>
      </w:ins>
      <w:ins w:id="644" w:author="Bolívar Aponte Rolón" w:date="2024-08-19T16:24:00Z">
        <w:r>
          <w:rPr/>
          <w:t xml:space="preserve"> (</w:t>
        </w:r>
      </w:ins>
      <w:ins w:id="645" w:author="Bolívar Aponte Rolón" w:date="2024-08-19T16:24:00Z">
        <w:r>
          <w:rPr/>
          <w:t>35</w:t>
        </w:r>
      </w:ins>
      <w:ins w:id="646" w:author="Bolívar Aponte Rolón" w:date="2024-08-19T16:24:00Z">
        <w:r>
          <w:rPr/>
          <w:t>) (Table S5).</w:t>
        </w:r>
      </w:ins>
      <w:r>
        <w:rPr/>
        <w:t xml:space="preserve"> Seedlings used in herbivory assays had 13 OTUs significantly associated with high herbivory damage (&gt;70%) and 3 and 1 OTUs significantly associated with medium (31-69%) and low (&lt;30%) herbivory damage, respectively, in </w:t>
      </w:r>
      <w:del w:id="647" w:author="Bolívar Aponte Rolón" w:date="2024-08-19T15:47:00Z">
        <w:r>
          <w:rPr>
            <w:i/>
            <w:iCs/>
          </w:rPr>
          <w:delText>E-</w:delText>
        </w:r>
      </w:del>
      <w:ins w:id="648" w:author="Bolívar Aponte Rolón" w:date="2024-08-19T15:47:00Z">
        <w:r>
          <w:rPr>
            <w:i/>
            <w:iCs/>
          </w:rPr>
          <w:t>E-low</w:t>
        </w:r>
      </w:ins>
      <w:r>
        <w:rPr/>
        <w:t xml:space="preserve"> and </w:t>
      </w:r>
      <w:del w:id="649" w:author="Bolívar Aponte Rolón" w:date="2024-08-19T15:48:00Z">
        <w:r>
          <w:rPr>
            <w:i/>
            <w:iCs/>
          </w:rPr>
          <w:delText>E+</w:delText>
        </w:r>
      </w:del>
      <w:ins w:id="650" w:author="Bolívar Aponte Rolón" w:date="2024-08-19T15:48:00Z">
        <w:r>
          <w:rPr>
            <w:i/>
            <w:iCs/>
          </w:rPr>
          <w:t>E-high</w:t>
        </w:r>
      </w:ins>
      <w:r>
        <w:rPr/>
        <w:t xml:space="preserve"> treatment groups (Table S6). We detected 11 OTUs significantly associated with seedlings that experienced high (&gt;30%) pathogen damage in </w:t>
      </w:r>
      <w:del w:id="651" w:author="Bolívar Aponte Rolón" w:date="2024-08-19T15:47:00Z">
        <w:r>
          <w:rPr>
            <w:i/>
            <w:iCs/>
          </w:rPr>
          <w:delText>E-</w:delText>
        </w:r>
      </w:del>
      <w:ins w:id="652" w:author="Bolívar Aponte Rolón" w:date="2024-08-19T15:47:00Z">
        <w:r>
          <w:rPr>
            <w:i/>
            <w:iCs/>
          </w:rPr>
          <w:t>E-low</w:t>
        </w:r>
      </w:ins>
      <w:r>
        <w:rPr/>
        <w:t xml:space="preserve"> and </w:t>
      </w:r>
      <w:del w:id="653" w:author="Bolívar Aponte Rolón" w:date="2024-08-19T15:48:00Z">
        <w:r>
          <w:rPr>
            <w:i/>
            <w:iCs/>
          </w:rPr>
          <w:delText>E+</w:delText>
        </w:r>
      </w:del>
      <w:ins w:id="654" w:author="Bolívar Aponte Rolón" w:date="2024-08-19T15:48:00Z">
        <w:r>
          <w:rPr>
            <w:i/>
            <w:iCs/>
          </w:rPr>
          <w:t>E-high</w:t>
        </w:r>
      </w:ins>
      <w:r>
        <w:rPr/>
        <w:t xml:space="preserve"> treatment groups (Table S7). We could not tease apart which OTUs were associated with leaves exposed to </w:t>
      </w:r>
      <w:r>
        <w:rPr>
          <w:i/>
          <w:iCs/>
        </w:rPr>
        <w:t>Calonectria</w:t>
      </w:r>
      <w:r>
        <w:rPr/>
        <w:t xml:space="preserve"> sp. agar plugs and non-exposed leaves because the</w:t>
      </w:r>
      <w:del w:id="655" w:author="Arnold, Betsy - (fungi) [2]" w:date="2024-10-07T09:33:00Z">
        <w:r>
          <w:rPr/>
          <w:delText xml:space="preserve"> genomic data scale </w:delText>
        </w:r>
      </w:del>
      <w:ins w:id="656" w:author="Arnold, Betsy - (fungi) [2]" w:date="2024-10-07T09:33:00Z">
        <w:r>
          <w:rPr/>
          <w:t xml:space="preserve">level of resolution </w:t>
        </w:r>
      </w:ins>
      <w:r>
        <w:rPr/>
        <w:t>for these trials was at the individual plant level</w:t>
      </w:r>
      <w:ins w:id="657" w:author="Arnold, Betsy - (fungi) [2]" w:date="2024-10-07T09:33:00Z">
        <w:r>
          <w:rPr/>
          <w:t xml:space="preserve"> for the amplicon sequence data</w:t>
        </w:r>
      </w:ins>
      <w:r>
        <w:rPr/>
        <w:t xml:space="preserve">, not leaf level. </w:t>
      </w:r>
      <w:ins w:id="658" w:author="Arnold, Betsy - (fungi) [2]" w:date="2024-10-07T09:34:00Z">
        <w:r>
          <w:rPr/>
          <w:t>Overall, we</w:t>
        </w:r>
      </w:ins>
      <w:del w:id="659" w:author="Arnold, Betsy - (fungi) [2]" w:date="2024-10-07T09:34:00Z">
        <w:r>
          <w:rPr/>
          <w:delText>W</w:delText>
        </w:r>
      </w:del>
      <w:r>
        <w:rPr/>
        <w:t xml:space="preserve">e found 30 OTUs significantly associated with </w:t>
      </w:r>
      <w:del w:id="660" w:author="Bolívar Aponte Rolón" w:date="2024-08-19T15:48:00Z">
        <w:r>
          <w:rPr>
            <w:i/>
            <w:iCs/>
          </w:rPr>
          <w:delText>E+</w:delText>
        </w:r>
      </w:del>
      <w:ins w:id="661" w:author="Bolívar Aponte Rolón" w:date="2024-08-19T15:48:00Z">
        <w:r>
          <w:rPr>
            <w:i/>
            <w:iCs/>
          </w:rPr>
          <w:t>E-high</w:t>
        </w:r>
      </w:ins>
      <w:r>
        <w:rPr/>
        <w:t xml:space="preserve"> treat</w:t>
      </w:r>
      <w:del w:id="662" w:author="Arnold, Betsy - (fungi) [2]" w:date="2024-10-07T09:34:00Z">
        <w:r>
          <w:rPr/>
          <w:delText xml:space="preserve">ed (inoculated with forest spore fall) </w:delText>
        </w:r>
      </w:del>
      <w:ins w:id="663" w:author="Arnold, Betsy - (fungi) [2]" w:date="2024-10-07T09:34:00Z">
        <w:r>
          <w:rPr/>
          <w:t xml:space="preserve">ment </w:t>
        </w:r>
      </w:ins>
      <w:del w:id="664" w:author="Arnold, Betsy - (fungi) [2]" w:date="2024-10-07T09:34:00Z">
        <w:r>
          <w:rPr/>
          <w:delText>individuals used</w:delText>
        </w:r>
      </w:del>
      <w:ins w:id="665" w:author="Arnold, Betsy - (fungi) [2]" w:date="2024-10-07T09:34:00Z">
        <w:r>
          <w:rPr/>
          <w:t xml:space="preserve"> among the seedlings</w:t>
        </w:r>
      </w:ins>
      <w:r>
        <w:rPr/>
        <w:t xml:space="preserve"> in our pathogen assays (Table S8).</w:t>
      </w:r>
    </w:p>
    <w:p>
      <w:pPr>
        <w:pStyle w:val="BodyText"/>
        <w:rPr>
          <w:ins w:id="682" w:author="Arnold, Betsy - (fungi) [2]" w:date="2024-10-07T09:59:00Z"/>
        </w:rPr>
      </w:pPr>
      <w:r>
        <w:rPr/>
        <w:t xml:space="preserve">Host species leaf traits encompassed variation along the leaf economic spectrum (LES). </w:t>
      </w:r>
      <w:del w:id="666" w:author="Arnold, Betsy - (fungi) [2]" w:date="2024-10-07T09:34:00Z">
        <w:r>
          <w:rPr/>
          <w:delText xml:space="preserve">The </w:delText>
        </w:r>
      </w:del>
      <w:ins w:id="667" w:author="Arnold, Betsy - (fungi) [2]" w:date="2024-10-07T09:34:00Z">
        <w:r>
          <w:rPr/>
          <w:t xml:space="preserve">Analysis by </w:t>
        </w:r>
      </w:ins>
      <w:r>
        <w:rPr/>
        <w:t xml:space="preserve">PCA revealed how ACI, LT, LPS and LMA were related. We plotted leaf trait data according to tree species groups on the PCA axes to show how the variance in the complete data set </w:t>
      </w:r>
      <w:ins w:id="668" w:author="Arnold, Betsy - (fungi) [2]" w:date="2024-10-07T09:34:00Z">
        <w:r>
          <w:rPr/>
          <w:t>was</w:t>
        </w:r>
      </w:ins>
      <w:del w:id="669" w:author="Arnold, Betsy - (fungi) [2]" w:date="2024-10-07T09:34:00Z">
        <w:r>
          <w:rPr/>
          <w:delText>is</w:delText>
        </w:r>
      </w:del>
      <w:r>
        <w:rPr/>
        <w:t xml:space="preserve"> explained by PC1 (60%) and PC2 (27%) (</w:t>
      </w:r>
      <w:del w:id="670" w:author="Bolívar Aponte Rolón" w:date="2024-09-05T10:40:00Z">
        <w:r>
          <w:rPr/>
          <w:delText>Fig.</w:delText>
        </w:r>
      </w:del>
      <w:ins w:id="671" w:author="Bolívar Aponte Rolón" w:date="2024-09-05T10:40:00Z">
        <w:r>
          <w:rPr/>
          <w:t>Figure</w:t>
        </w:r>
      </w:ins>
      <w:r>
        <w:rPr/>
        <w:t xml:space="preserve"> 4a). We observed that ACI, LPS and LMA loadings tracked along PC1 towards more negative values, showing correlation among these traits (</w:t>
      </w:r>
      <w:del w:id="672" w:author="Bolívar Aponte Rolón" w:date="2024-09-05T10:40:00Z">
        <w:r>
          <w:rPr/>
          <w:delText>Fig.</w:delText>
        </w:r>
      </w:del>
      <w:ins w:id="673" w:author="Bolívar Aponte Rolón" w:date="2024-09-05T10:40:00Z">
        <w:r>
          <w:rPr/>
          <w:t>Figure</w:t>
        </w:r>
      </w:ins>
      <w:r>
        <w:rPr/>
        <w:t xml:space="preserve"> 4a). </w:t>
      </w:r>
      <w:del w:id="674" w:author="Arnold, Betsy - (fungi) [2]" w:date="2024-10-07T09:35:00Z">
        <w:r>
          <w:rPr/>
          <w:delText xml:space="preserve">Traits </w:delText>
        </w:r>
      </w:del>
      <w:ins w:id="675" w:author="Arnold, Betsy - (fungi) [2]" w:date="2024-10-07T09:35:00Z">
        <w:r>
          <w:rPr/>
          <w:t xml:space="preserve">Two traits, </w:t>
        </w:r>
      </w:ins>
      <w:r>
        <w:rPr/>
        <w:t>LT and LPS</w:t>
      </w:r>
      <w:ins w:id="676" w:author="Arnold, Betsy - (fungi) [2]" w:date="2024-10-07T09:35:00Z">
        <w:r>
          <w:rPr/>
          <w:t>,</w:t>
        </w:r>
      </w:ins>
      <w:r>
        <w:rPr/>
        <w:t xml:space="preserve"> were orthogonal to each other (</w:t>
      </w:r>
      <w:del w:id="677" w:author="Bolívar Aponte Rolón" w:date="2024-09-05T10:40:00Z">
        <w:r>
          <w:rPr/>
          <w:delText>Fig.</w:delText>
        </w:r>
      </w:del>
      <w:ins w:id="678" w:author="Bolívar Aponte Rolón" w:date="2024-09-05T10:40:00Z">
        <w:r>
          <w:rPr/>
          <w:t>Figure</w:t>
        </w:r>
      </w:ins>
      <w:r>
        <w:rPr/>
        <w:t xml:space="preserve"> 4a), indicative of low correlation. We note</w:t>
      </w:r>
      <w:ins w:id="679" w:author="Arnold, Betsy - (fungi) [2]" w:date="2024-10-07T09:35:00Z">
        <w:r>
          <w:rPr/>
          <w:t>d a</w:t>
        </w:r>
      </w:ins>
      <w:r>
        <w:rPr/>
        <w:t xml:space="preserve"> distinct grouping of host species along PC1 towards negative values. We saw compact clustering of host species on opposite ends of PC2 (</w:t>
      </w:r>
      <w:del w:id="680" w:author="Bolívar Aponte Rolón" w:date="2024-09-05T10:40:00Z">
        <w:r>
          <w:rPr/>
          <w:delText>Fig.</w:delText>
        </w:r>
      </w:del>
      <w:ins w:id="681" w:author="Bolívar Aponte Rolón" w:date="2024-09-05T10:40:00Z">
        <w:r>
          <w:rPr/>
          <w:t>Figure</w:t>
        </w:r>
      </w:ins>
      <w:r>
        <w:rPr/>
        <w:t xml:space="preserve"> 4a).</w:t>
      </w:r>
    </w:p>
    <w:p>
      <w:pPr>
        <w:pStyle w:val="BodyText"/>
        <w:rPr/>
      </w:pPr>
      <w:del w:id="683" w:author="Arnold, Betsy - (fungi) [2]" w:date="2024-10-07T09:59:00Z">
        <w:r>
          <w:rPr/>
          <w:delText xml:space="preserve"> </w:delText>
        </w:r>
      </w:del>
      <w:r>
        <w:rPr/>
        <w:t>We note</w:t>
      </w:r>
      <w:ins w:id="684" w:author="Arnold, Betsy - (fungi) [2]" w:date="2024-10-07T09:35:00Z">
        <w:r>
          <w:rPr/>
          <w:t>d</w:t>
        </w:r>
      </w:ins>
      <w:r>
        <w:rPr/>
        <w:t xml:space="preserve"> similar relationships between </w:t>
      </w:r>
      <w:del w:id="685" w:author="Arnold, Betsy - (fungi) [2]" w:date="2024-10-07T09:58:00Z">
        <w:r>
          <w:rPr/>
          <w:delText xml:space="preserve">the </w:delText>
        </w:r>
      </w:del>
      <w:r>
        <w:rPr/>
        <w:t>leaf traits with respect to PC1 and PC2 in the subset of individual seedlings used for herbivory versus pathogen damage trials (</w:t>
      </w:r>
      <w:del w:id="686" w:author="Bolívar Aponte Rolón" w:date="2024-09-05T10:40:00Z">
        <w:r>
          <w:rPr/>
          <w:delText>Fig.</w:delText>
        </w:r>
      </w:del>
      <w:ins w:id="687" w:author="Bolívar Aponte Rolón" w:date="2024-09-05T10:40:00Z">
        <w:r>
          <w:rPr/>
          <w:t>Figure</w:t>
        </w:r>
      </w:ins>
      <w:r>
        <w:rPr/>
        <w:t xml:space="preserve"> 4b-c). The PCA of leaf traits from seedlings used in herbivory trials had a PC1 explaining 57.5% of the variance and a PC2 explaining 28% of the variance in the subset data (</w:t>
      </w:r>
      <w:del w:id="688" w:author="Bolívar Aponte Rolón" w:date="2024-09-05T10:40:00Z">
        <w:r>
          <w:rPr/>
          <w:delText>Fig.</w:delText>
        </w:r>
      </w:del>
      <w:ins w:id="689" w:author="Bolívar Aponte Rolón" w:date="2024-09-05T10:40:00Z">
        <w:r>
          <w:rPr/>
          <w:t>Figure</w:t>
        </w:r>
      </w:ins>
      <w:r>
        <w:rPr/>
        <w:t xml:space="preserve"> 4b). We saw an inversion of the LT loading in direction of positive values, as well as the same tree species clustered (i.e., </w:t>
      </w:r>
      <w:del w:id="690" w:author="Bolívar Aponte Rolón" w:date="2024-09-24T16:24:00Z">
        <w:r>
          <w:rPr>
            <w:i/>
            <w:iCs/>
          </w:rPr>
          <w:delText>Dypteryx</w:delText>
        </w:r>
      </w:del>
      <w:ins w:id="691" w:author="Bolívar Aponte Rolón" w:date="2024-09-24T16:24:00Z">
        <w:r>
          <w:rPr>
            <w:i/>
            <w:iCs/>
          </w:rPr>
          <w:t>Dipteryx</w:t>
        </w:r>
      </w:ins>
      <w:r>
        <w:rPr/>
        <w:t xml:space="preserve"> sp. and </w:t>
      </w:r>
      <w:r>
        <w:rPr>
          <w:i/>
          <w:iCs/>
        </w:rPr>
        <w:t>A. membranacea</w:t>
      </w:r>
      <w:r>
        <w:rPr/>
        <w:t>) along PC2 (</w:t>
      </w:r>
      <w:del w:id="692" w:author="Bolívar Aponte Rolón" w:date="2024-09-05T10:40:00Z">
        <w:r>
          <w:rPr/>
          <w:delText>Fig.</w:delText>
        </w:r>
      </w:del>
      <w:ins w:id="693" w:author="Bolívar Aponte Rolón" w:date="2024-09-05T10:40:00Z">
        <w:r>
          <w:rPr/>
          <w:t>Figure</w:t>
        </w:r>
      </w:ins>
      <w:r>
        <w:rPr/>
        <w:t xml:space="preserve"> 4b) with respect to </w:t>
      </w:r>
      <w:del w:id="694" w:author="Bolívar Aponte Rolón" w:date="2024-09-05T10:40:00Z">
        <w:r>
          <w:rPr/>
          <w:delText>Fig.</w:delText>
        </w:r>
      </w:del>
      <w:ins w:id="695" w:author="Bolívar Aponte Rolón" w:date="2024-09-05T10:40:00Z">
        <w:r>
          <w:rPr/>
          <w:t>Figure</w:t>
        </w:r>
      </w:ins>
      <w:r>
        <w:rPr/>
        <w:t xml:space="preserve"> 4a. The PCA of leaf traits from seedling used in pathogen damage trials had a PC1 explaining 64% of the variance and a PC2 explaining 25% of the variance in the subset data (</w:t>
      </w:r>
      <w:del w:id="696" w:author="Bolívar Aponte Rolón" w:date="2024-09-05T10:40:00Z">
        <w:r>
          <w:rPr/>
          <w:delText>Fig.</w:delText>
        </w:r>
      </w:del>
      <w:ins w:id="697" w:author="Bolívar Aponte Rolón" w:date="2024-09-05T10:40:00Z">
        <w:r>
          <w:rPr/>
          <w:t>Figure</w:t>
        </w:r>
      </w:ins>
      <w:r>
        <w:rPr/>
        <w:t xml:space="preserve"> 4c). We detected similar relationships among leaf traits and PC axes in the pathogen damage subset data (</w:t>
      </w:r>
      <w:del w:id="698" w:author="Bolívar Aponte Rolón" w:date="2024-09-05T10:40:00Z">
        <w:r>
          <w:rPr/>
          <w:delText>Fig.</w:delText>
        </w:r>
      </w:del>
      <w:ins w:id="699" w:author="Bolívar Aponte Rolón" w:date="2024-09-05T10:40:00Z">
        <w:r>
          <w:rPr/>
          <w:t>Figure</w:t>
        </w:r>
      </w:ins>
      <w:r>
        <w:rPr/>
        <w:t xml:space="preserve"> 4c) when compared to the complete data set (</w:t>
      </w:r>
      <w:del w:id="700" w:author="Bolívar Aponte Rolón" w:date="2024-09-05T10:40:00Z">
        <w:r>
          <w:rPr/>
          <w:delText>Fig.</w:delText>
        </w:r>
      </w:del>
      <w:ins w:id="701" w:author="Bolívar Aponte Rolón" w:date="2024-09-05T10:40:00Z">
        <w:r>
          <w:rPr/>
          <w:t>Figure</w:t>
        </w:r>
      </w:ins>
      <w:r>
        <w:rPr/>
        <w:t xml:space="preserve"> 4a).</w:t>
      </w:r>
    </w:p>
    <w:p>
      <w:pPr>
        <w:pStyle w:val="BodyText"/>
        <w:rPr>
          <w:ins w:id="739" w:author="Bolívar Aponte Rolón" w:date="2024-08-19T16:22:00Z"/>
        </w:rPr>
      </w:pPr>
      <w:r>
        <w:rPr/>
        <w:t>Leaf functional traits</w:t>
      </w:r>
      <w:del w:id="702" w:author="Arnold, Betsy - (fungi) [2]" w:date="2024-10-07T09:59:00Z">
        <w:r>
          <w:rPr/>
          <w:delText xml:space="preserve"> influence</w:delText>
        </w:r>
      </w:del>
      <w:ins w:id="703" w:author="Arnold, Betsy - (fungi) [2]" w:date="2024-10-07T09:59:00Z">
        <w:r>
          <w:rPr/>
          <w:t xml:space="preserve"> were associated with </w:t>
        </w:r>
      </w:ins>
      <w:r>
        <w:rPr/>
        <w:t xml:space="preserve"> </w:t>
      </w:r>
      <w:del w:id="704" w:author="Arnold, Betsy - (fungi) [2]" w:date="2024-10-07T09:59:00Z">
        <w:r>
          <w:rPr/>
          <w:delText xml:space="preserve">plants’ response to </w:delText>
        </w:r>
      </w:del>
      <w:r>
        <w:rPr/>
        <w:t>herbivory and pathogen damage</w:t>
      </w:r>
      <w:del w:id="705" w:author="Arnold, Betsy - (fungi) [2]" w:date="2024-10-07T09:59:00Z">
        <w:r>
          <w:rPr/>
          <w:delText xml:space="preserve"> differentially</w:delText>
        </w:r>
      </w:del>
      <w:r>
        <w:rPr/>
        <w:t xml:space="preserve">. </w:t>
      </w:r>
      <w:del w:id="706" w:author="Arnold, Betsy - (fungi) [2]" w:date="2024-10-07T10:00:00Z">
        <w:r>
          <w:rPr/>
          <w:delText xml:space="preserve">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w:delText>
        </w:r>
      </w:del>
      <w:r>
        <w:rPr/>
        <w:t>Simple linear regressions of herbivory (%) against PC1 revealed no correlation (</w:t>
      </w:r>
      <w:del w:id="707" w:author="Bolívar Aponte Rolón" w:date="2024-09-05T10:40:00Z">
        <w:r>
          <w:rPr/>
          <w:delText>Fig.</w:delText>
        </w:r>
      </w:del>
      <w:ins w:id="708" w:author="Bolívar Aponte Rolón" w:date="2024-09-05T10:40:00Z">
        <w:r>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709" w:author="Bolívar Aponte Rolón" w:date="2024-09-05T12:37:00Z">
        <w:r>
          <w:rPr>
            <w:i/>
            <w:iCs/>
          </w:rPr>
          <w:delText>~</w:delText>
        </w:r>
      </w:del>
      <w:r>
        <w:rPr>
          <w:vertAlign w:val="subscript"/>
          <w:rPrChange w:id="0" w:author="Bolívar Aponte Rolón" w:date="2024-09-05T12:37:00Z"/>
        </w:rPr>
        <w:t>1, 208</w:t>
      </w:r>
      <w:del w:id="711" w:author="Bolívar Aponte Rolón" w:date="2024-09-05T12:37:00Z">
        <w:r>
          <w:rPr>
            <w:vertAlign w:val="subscript"/>
          </w:rPr>
          <w:delText>~</w:delText>
        </w:r>
      </w:del>
      <w:r>
        <w:rPr/>
        <w:t xml:space="preserve"> = 0.508, </w:t>
      </w:r>
      <w:r>
        <w:rPr>
          <w:i/>
          <w:iCs/>
        </w:rPr>
        <w:t>df</w:t>
      </w:r>
      <w:r>
        <w:rPr/>
        <w:t xml:space="preserve"> = 208, </w:t>
      </w:r>
      <w:r>
        <w:rPr>
          <w:i/>
          <w:iCs/>
        </w:rPr>
        <w:t>p</w:t>
      </w:r>
      <w:r>
        <w:rPr/>
        <w:t xml:space="preserve"> = .447</w:t>
      </w:r>
      <w:del w:id="712" w:author="Arnold, Betsy - (fungi) [2]" w:date="2024-10-07T10:00:00Z">
        <w:r>
          <w:rPr/>
          <w:delText>), where</w:delText>
        </w:r>
      </w:del>
      <w:ins w:id="713" w:author="Arnold, Betsy - (fungi) [2]" w:date="2024-10-07T10:00:00Z">
        <w:r>
          <w:rPr/>
          <w:t>;</w:t>
        </w:r>
      </w:ins>
      <w:r>
        <w:rPr/>
        <w:t xml:space="preserve"> positive values represent greater values of ACI, LPS and LMA</w:t>
      </w:r>
      <w:ins w:id="714" w:author="Arnold, Betsy - (fungi) [2]" w:date="2024-10-07T10:00:00Z">
        <w:r>
          <w:rPr/>
          <w:t>)</w:t>
        </w:r>
      </w:ins>
      <w:r>
        <w:rPr/>
        <w:t>. Even though we note</w:t>
      </w:r>
      <w:ins w:id="715" w:author="Arnold, Betsy - (fungi) [2]" w:date="2024-10-07T10:00:00Z">
        <w:r>
          <w:rPr/>
          <w:t>d</w:t>
        </w:r>
      </w:ins>
      <w:r>
        <w:rPr/>
        <w:t xml:space="preserve"> </w:t>
      </w:r>
      <w:ins w:id="716" w:author="Arnold, Betsy - (fungi) [2]" w:date="2024-10-07T10:00:00Z">
        <w:r>
          <w:rPr/>
          <w:t xml:space="preserve">a </w:t>
        </w:r>
      </w:ins>
      <w:r>
        <w:rPr/>
        <w:t>large spread in the data (</w:t>
      </w:r>
      <w:del w:id="717" w:author="Bolívar Aponte Rolón" w:date="2024-09-05T10:40:00Z">
        <w:r>
          <w:rPr/>
          <w:delText>Fig.</w:delText>
        </w:r>
      </w:del>
      <w:ins w:id="718" w:author="Bolívar Aponte Rolón" w:date="2024-09-05T10:40:00Z">
        <w:r>
          <w:rPr/>
          <w:t>Figure</w:t>
        </w:r>
      </w:ins>
      <w:r>
        <w:rPr/>
        <w:t xml:space="preserve"> 5a and 5b), </w:t>
      </w:r>
      <w:del w:id="719" w:author="Arnold, Betsy - (fungi) [2]" w:date="2024-10-07T10:00:00Z">
        <w:r>
          <w:rPr/>
          <w:delText xml:space="preserve">we see that </w:delText>
        </w:r>
      </w:del>
      <w:r>
        <w:rPr/>
        <w:t>herbivory was strongly associated with PC2 (</w:t>
      </w:r>
      <w:del w:id="720" w:author="Bolívar Aponte Rolón" w:date="2024-09-05T10:40:00Z">
        <w:r>
          <w:rPr/>
          <w:delText>Fig.</w:delText>
        </w:r>
      </w:del>
      <w:ins w:id="721" w:author="Bolívar Aponte Rolón" w:date="2024-09-05T10:40:00Z">
        <w:r>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722" w:author="Bolívar Aponte Rolón" w:date="2024-09-05T12:37:00Z">
        <w:r>
          <w:rPr>
            <w:i/>
            <w:iCs/>
          </w:rPr>
          <w:delText>~</w:delText>
        </w:r>
      </w:del>
      <w:r>
        <w:rPr/>
        <w:t>1</w:t>
      </w:r>
      <w:r>
        <w:rPr>
          <w:vertAlign w:val="subscript"/>
          <w:rPrChange w:id="0" w:author="Bolívar Aponte Rolón" w:date="2024-09-05T12:37:00Z"/>
        </w:rPr>
        <w:t>, 208</w:t>
      </w:r>
      <w:del w:id="724" w:author="Bolívar Aponte Rolón" w:date="2024-09-05T12:37:00Z">
        <w:r>
          <w:rPr>
            <w:vertAlign w:val="subscript"/>
          </w:rPr>
          <w:delText>~</w:delText>
        </w:r>
      </w:del>
      <w:r>
        <w:rPr/>
        <w:t xml:space="preserve"> = 18.9, </w:t>
      </w:r>
      <w:r>
        <w:rPr>
          <w:i/>
          <w:iCs/>
        </w:rPr>
        <w:t>p</w:t>
      </w:r>
      <w:r>
        <w:rPr/>
        <w:t xml:space="preserve"> &lt; .0001), where positive values represent greater LT</w:t>
      </w:r>
      <w:del w:id="725" w:author="Van Bael, Sunshine A" w:date="2024-09-17T15:24:00Z">
        <w:r>
          <w:rPr/>
          <w:delText xml:space="preserve"> </w:delText>
        </w:r>
      </w:del>
      <w:r>
        <w:rPr/>
        <w:t>. Regressions of pathogen damage (%) plotted against PC1 revealed a significant correlation (</w:t>
      </w:r>
      <w:del w:id="726" w:author="Bolívar Aponte Rolón" w:date="2024-09-05T10:40:00Z">
        <w:r>
          <w:rPr/>
          <w:delText>Fig.</w:delText>
        </w:r>
      </w:del>
      <w:ins w:id="727" w:author="Bolívar Aponte Rolón" w:date="2024-09-05T10:40:00Z">
        <w:r>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728" w:author="Bolívar Aponte Rolón" w:date="2024-09-05T12:37:00Z">
        <w:r>
          <w:rPr>
            <w:i/>
            <w:iCs/>
          </w:rPr>
          <w:delText>~</w:delText>
        </w:r>
      </w:del>
      <w:r>
        <w:rPr>
          <w:vertAlign w:val="subscript"/>
          <w:rPrChange w:id="0" w:author="Bolívar Aponte Rolón" w:date="2024-09-05T12:37:00Z"/>
        </w:rPr>
        <w:t>1, 380</w:t>
      </w:r>
      <w:del w:id="730" w:author="Bolívar Aponte Rolón" w:date="2024-09-05T12:37:00Z">
        <w:r>
          <w:rPr>
            <w:vertAlign w:val="subscript"/>
          </w:rPr>
          <w:delText>~</w:delText>
        </w:r>
      </w:del>
      <w:r>
        <w:rPr/>
        <w:t xml:space="preserve"> = 26.93 </w:t>
      </w:r>
      <w:r>
        <w:rPr>
          <w:i/>
          <w:iCs/>
        </w:rPr>
        <w:t>p</w:t>
      </w:r>
      <w:r>
        <w:rPr/>
        <w:t xml:space="preserve"> &lt; .0001</w:t>
      </w:r>
      <w:del w:id="731" w:author="Arnold, Betsy - (fungi) [2]" w:date="2024-10-07T10:00:00Z">
        <w:r>
          <w:rPr/>
          <w:delText>), in which</w:delText>
        </w:r>
      </w:del>
      <w:ins w:id="732" w:author="Arnold, Betsy - (fungi) [2]" w:date="2024-10-07T10:00:00Z">
        <w:r>
          <w:rPr/>
          <w:t>;</w:t>
        </w:r>
      </w:ins>
      <w:r>
        <w:rPr/>
        <w:t xml:space="preserve"> positive values represent greater values of ACI, LPS and LMA</w:t>
      </w:r>
      <w:ins w:id="733" w:author="Arnold, Betsy - (fungi) [2]" w:date="2024-10-07T10:01:00Z">
        <w:r>
          <w:rPr/>
          <w:t>)</w:t>
        </w:r>
      </w:ins>
      <w:r>
        <w:rPr/>
        <w:t>. We did not see a significant relationship between pathogen damage and PC2 (</w:t>
      </w:r>
      <w:del w:id="734" w:author="Bolívar Aponte Rolón" w:date="2024-09-05T10:40:00Z">
        <w:r>
          <w:rPr/>
          <w:delText>Fig.</w:delText>
        </w:r>
      </w:del>
      <w:ins w:id="735" w:author="Bolívar Aponte Rolón" w:date="2024-09-05T10:40:00Z">
        <w:r>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736" w:author="Bolívar Aponte Rolón" w:date="2024-09-05T12:37:00Z">
        <w:r>
          <w:rPr>
            <w:i/>
            <w:iCs/>
          </w:rPr>
          <w:delText>~</w:delText>
        </w:r>
      </w:del>
      <w:r>
        <w:rPr>
          <w:vertAlign w:val="subscript"/>
          <w:rPrChange w:id="0" w:author="Bolívar Aponte Rolón" w:date="2024-09-05T12:37:00Z"/>
        </w:rPr>
        <w:t>1, 380</w:t>
      </w:r>
      <w:del w:id="738" w:author="Bolívar Aponte Rolón" w:date="2024-09-05T12:37:00Z">
        <w:r>
          <w:rPr>
            <w:vertAlign w:val="subscript"/>
          </w:rPr>
          <w:delText>~</w:delText>
        </w:r>
      </w:del>
      <w:r>
        <w:rPr/>
        <w:t xml:space="preserve"> = 1.60, </w:t>
      </w:r>
      <w:r>
        <w:rPr>
          <w:i/>
          <w:iCs/>
        </w:rPr>
        <w:t>p</w:t>
      </w:r>
      <w:r>
        <w:rPr/>
        <w:t xml:space="preserve"> = .207). </w:t>
      </w:r>
    </w:p>
    <w:p>
      <w:pPr>
        <w:pStyle w:val="BodyText"/>
        <w:rPr>
          <w:del w:id="792" w:author="Bolívar Aponte Rolón" w:date="2024-09-05T11:12:00Z"/>
        </w:rPr>
      </w:pPr>
      <w:del w:id="740" w:author="Bolívar Aponte Rolón" w:date="2024-09-05T11:12:00Z">
        <w:bookmarkStart w:id="16" w:name="results_Copy_1_Copy_1_Copy_1_Copy_1_Copy"/>
        <w:bookmarkEnd w:id="16"/>
        <w:r>
          <w:rPr/>
          <w:delText xml:space="preserve">We </w:delText>
        </w:r>
      </w:del>
      <w:del w:id="741" w:author="Bolívar Aponte Rolón" w:date="2024-08-19T16:22:00Z">
        <w:r>
          <w:rPr/>
          <w:delText>uncovered</w:delText>
        </w:r>
      </w:del>
      <w:del w:id="742" w:author="Bolívar Aponte Rolón" w:date="2024-09-05T11:12:00Z">
        <w:r>
          <w:rPr/>
          <w:delText xml:space="preserve"> similar patterns when we performed simple linear regressions on the raw leaf functional traits and logit transformed herbivory and pathogen damage data (</w:delText>
        </w:r>
      </w:del>
      <w:del w:id="743" w:author="Bolívar Aponte Rolón" w:date="2024-09-05T10:40:00Z">
        <w:r>
          <w:rPr/>
          <w:delText>Fig.</w:delText>
        </w:r>
      </w:del>
      <w:del w:id="744" w:author="Bolívar Aponte Rolón" w:date="2024-09-05T11:12:00Z">
        <w:r>
          <w:rPr/>
          <w:delText xml:space="preserve"> S7 and S8, respectively). We observed a significant positive relationship between herbivory and LT (Figure S7a; </w:delText>
        </w:r>
      </w:del>
      <w:del w:id="745" w:author="Bolívar Aponte Rolón" w:date="2024-09-05T11:12:00Z">
        <w:r>
          <w:rPr>
            <w:i/>
            <w:iCs/>
          </w:rPr>
          <w:delText>R</w:delText>
        </w:r>
      </w:del>
      <w:del w:id="746" w:author="Bolívar Aponte Rolón" w:date="2024-09-05T11:12:00Z">
        <w:r>
          <w:rPr>
            <w:i/>
            <w:iCs/>
            <w:vertAlign w:val="superscript"/>
          </w:rPr>
          <w:delText>2</w:delText>
        </w:r>
      </w:del>
      <w:del w:id="747" w:author="Bolívar Aponte Rolón" w:date="2024-09-05T11:12:00Z">
        <w:r>
          <w:rPr>
            <w:i/>
            <w:iCs/>
            <w:vertAlign w:val="subscript"/>
          </w:rPr>
          <w:delText>adj</w:delText>
        </w:r>
      </w:del>
      <w:del w:id="748" w:author="Bolívar Aponte Rolón" w:date="2024-09-05T11:12:00Z">
        <w:r>
          <w:rPr/>
          <w:delText xml:space="preserve"> = 0.081, </w:delText>
        </w:r>
      </w:del>
      <w:del w:id="749" w:author="Bolívar Aponte Rolón" w:date="2024-09-05T11:12:00Z">
        <w:r>
          <w:rPr>
            <w:i/>
            <w:iCs/>
          </w:rPr>
          <w:delText>F</w:delText>
        </w:r>
      </w:del>
      <w:del w:id="750" w:author="Bolívar Aponte Rolón" w:date="2024-09-05T11:12:00Z">
        <w:r>
          <w:rPr/>
          <w:delText xml:space="preserve">~1, 208~) = 19.45, </w:delText>
        </w:r>
      </w:del>
      <w:del w:id="751" w:author="Bolívar Aponte Rolón" w:date="2024-09-05T11:12:00Z">
        <w:r>
          <w:rPr>
            <w:i/>
            <w:iCs/>
          </w:rPr>
          <w:delText>p</w:delText>
        </w:r>
      </w:del>
      <w:del w:id="752" w:author="Bolívar Aponte Rolón" w:date="2024-09-05T11:12:00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753" w:author="Bolívar Aponte Rolón" w:date="2024-08-19T15:47:00Z">
        <w:r>
          <w:rPr>
            <w:i/>
            <w:iCs/>
          </w:rPr>
          <w:delText>E-</w:delText>
        </w:r>
      </w:del>
      <w:del w:id="754" w:author="Bolívar Aponte Rolón" w:date="2024-09-05T11:12:00Z">
        <w:r>
          <w:rPr>
            <w:i/>
            <w:iCs/>
          </w:rPr>
          <w:delText xml:space="preserve"> treatment group (Figure S7e; R</w:delText>
        </w:r>
      </w:del>
      <w:del w:id="755" w:author="Bolívar Aponte Rolón" w:date="2024-09-05T11:12:00Z">
        <w:r>
          <w:rPr>
            <w:i/>
            <w:iCs/>
            <w:vertAlign w:val="superscript"/>
          </w:rPr>
          <w:delText>2</w:delText>
        </w:r>
      </w:del>
      <w:del w:id="756" w:author="Bolívar Aponte Rolón" w:date="2024-09-05T11:12:00Z">
        <w:r>
          <w:rPr>
            <w:i/>
            <w:iCs/>
            <w:vertAlign w:val="subscript"/>
          </w:rPr>
          <w:delText>adj</w:delText>
        </w:r>
      </w:del>
      <w:del w:id="757" w:author="Bolívar Aponte Rolón" w:date="2024-09-05T11:12:00Z">
        <w:r>
          <w:rPr>
            <w:i/>
            <w:iCs/>
          </w:rPr>
          <w:delText xml:space="preserve"> = 0.138, F~1, 103~ = 17.7, p &lt; .0001). We also saw an increase in herbivory for the </w:delText>
        </w:r>
      </w:del>
      <w:del w:id="758" w:author="Bolívar Aponte Rolón" w:date="2024-08-19T15:48:00Z">
        <w:r>
          <w:rPr>
            <w:i/>
            <w:iCs/>
          </w:rPr>
          <w:delText>E+</w:delText>
        </w:r>
      </w:del>
      <w:del w:id="759" w:author="Bolívar Aponte Rolón" w:date="2024-09-05T11:12:00Z">
        <w:r>
          <w:rPr>
            <w:i/>
            <w:iCs/>
          </w:rPr>
          <w:delText xml:space="preserve"> treatment group as Shannon diversity index for FEF increased, but this is not statistically significant (Figure S7e; R</w:delText>
        </w:r>
      </w:del>
      <w:del w:id="760" w:author="Bolívar Aponte Rolón" w:date="2024-09-05T11:12:00Z">
        <w:r>
          <w:rPr>
            <w:i/>
            <w:iCs/>
            <w:vertAlign w:val="superscript"/>
          </w:rPr>
          <w:delText>2</w:delText>
        </w:r>
      </w:del>
      <w:del w:id="761" w:author="Bolívar Aponte Rolón" w:date="2024-09-05T11:12:00Z">
        <w:r>
          <w:rPr>
            <w:i/>
            <w:iCs/>
            <w:vertAlign w:val="subscript"/>
          </w:rPr>
          <w:delText>adj</w:delText>
        </w:r>
      </w:del>
      <w:del w:id="762" w:author="Bolívar Aponte Rolón" w:date="2024-09-05T11:12:00Z">
        <w:r>
          <w:rPr>
            <w:i/>
            <w:iCs/>
          </w:rPr>
          <w:delText xml:space="preserve"> = 0.024, F~1, 103~ = 3.55, p = 0.062). A result contrary to our expectations. We noted significant negative relationships between pathogen damage and LPS (Figure S8b; R</w:delText>
        </w:r>
      </w:del>
      <w:del w:id="763" w:author="Bolívar Aponte Rolón" w:date="2024-09-05T11:12:00Z">
        <w:r>
          <w:rPr>
            <w:i/>
            <w:iCs/>
            <w:vertAlign w:val="superscript"/>
          </w:rPr>
          <w:delText>2</w:delText>
        </w:r>
      </w:del>
      <w:del w:id="764" w:author="Bolívar Aponte Rolón" w:date="2024-09-05T11:12:00Z">
        <w:r>
          <w:rPr>
            <w:i/>
            <w:iCs/>
            <w:vertAlign w:val="subscript"/>
          </w:rPr>
          <w:delText>adj</w:delText>
        </w:r>
      </w:del>
      <w:del w:id="765" w:author="Bolívar Aponte Rolón" w:date="2024-09-05T11:12:00Z">
        <w:r>
          <w:rPr>
            <w:i/>
            <w:iCs/>
          </w:rPr>
          <w:delText xml:space="preserve"> = 0.078, F~1, 380~ = 33.32, p &lt; .0001), ACI (Figure S8c; R</w:delText>
        </w:r>
      </w:del>
      <w:del w:id="766" w:author="Bolívar Aponte Rolón" w:date="2024-09-05T11:12:00Z">
        <w:r>
          <w:rPr>
            <w:i/>
            <w:iCs/>
            <w:vertAlign w:val="superscript"/>
          </w:rPr>
          <w:delText>2</w:delText>
        </w:r>
      </w:del>
      <w:del w:id="767" w:author="Bolívar Aponte Rolón" w:date="2024-09-05T11:12:00Z">
        <w:r>
          <w:rPr>
            <w:i/>
            <w:iCs/>
            <w:vertAlign w:val="subscript"/>
          </w:rPr>
          <w:delText>adj</w:delText>
        </w:r>
      </w:del>
      <w:del w:id="768" w:author="Bolívar Aponte Rolón" w:date="2024-09-05T11:12:00Z">
        <w:r>
          <w:rPr>
            <w:i/>
            <w:iCs/>
          </w:rPr>
          <w:delText xml:space="preserve"> = 0.033, F~1, 380~ = 14.34, p = .0002) and LMA (Figure S8d; R</w:delText>
        </w:r>
      </w:del>
      <w:del w:id="769" w:author="Bolívar Aponte Rolón" w:date="2024-09-05T11:12:00Z">
        <w:r>
          <w:rPr>
            <w:i/>
            <w:iCs/>
            <w:vertAlign w:val="superscript"/>
          </w:rPr>
          <w:delText>2</w:delText>
        </w:r>
      </w:del>
      <w:del w:id="770" w:author="Bolívar Aponte Rolón" w:date="2024-09-05T11:12:00Z">
        <w:r>
          <w:rPr>
            <w:i/>
            <w:iCs/>
            <w:vertAlign w:val="subscript"/>
          </w:rPr>
          <w:delText>adj</w:delText>
        </w:r>
      </w:del>
      <w:del w:id="771" w:author="Bolívar Aponte Rolón" w:date="2024-09-05T11:12:00Z">
        <w:r>
          <w:rPr>
            <w:i/>
            <w:iCs/>
          </w:rPr>
          <w:delText xml:space="preserve"> = 0.030, F~1, 380~ = 12.6, p &lt; .001) when considering the complete data set. Pathogen damage did not have a significant correlation with LT(Figure S8a; R</w:delText>
        </w:r>
      </w:del>
      <w:del w:id="772" w:author="Bolívar Aponte Rolón" w:date="2024-09-05T11:12:00Z">
        <w:r>
          <w:rPr>
            <w:i/>
            <w:iCs/>
            <w:vertAlign w:val="superscript"/>
          </w:rPr>
          <w:delText>2</w:delText>
        </w:r>
      </w:del>
      <w:del w:id="773" w:author="Bolívar Aponte Rolón" w:date="2024-09-05T11:12:00Z">
        <w:r>
          <w:rPr>
            <w:i/>
            <w:iCs/>
            <w:vertAlign w:val="subscript"/>
          </w:rPr>
          <w:delText>adj</w:delText>
        </w:r>
      </w:del>
      <w:del w:id="774" w:author="Bolívar Aponte Rolón" w:date="2024-09-05T11:12:00Z">
        <w:r>
          <w:rPr>
            <w:i/>
            <w:iCs/>
          </w:rPr>
          <w:delText xml:space="preserve"> = -0.001, F~1, 380~ = 0.50, p = .482). The </w:delText>
        </w:r>
      </w:del>
      <w:del w:id="775" w:author="Bolívar Aponte Rolón" w:date="2024-08-19T15:47:00Z">
        <w:r>
          <w:rPr>
            <w:i/>
            <w:iCs/>
          </w:rPr>
          <w:delText>E-</w:delText>
        </w:r>
      </w:del>
      <w:del w:id="776" w:author="Bolívar Aponte Rolón" w:date="2024-09-05T11:12:00Z">
        <w:r>
          <w:rPr>
            <w:i/>
            <w:iCs/>
          </w:rPr>
          <w:delText xml:space="preserve"> and </w:delText>
        </w:r>
      </w:del>
      <w:del w:id="777" w:author="Bolívar Aponte Rolón" w:date="2024-08-19T15:48:00Z">
        <w:r>
          <w:rPr>
            <w:i/>
            <w:iCs/>
          </w:rPr>
          <w:delText>E+</w:delText>
        </w:r>
      </w:del>
      <w:del w:id="778" w:author="Bolívar Aponte Rolón" w:date="2024-09-05T11:12:00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779" w:author="Bolívar Aponte Rolón" w:date="2024-09-05T11:12:00Z">
        <w:r>
          <w:rPr>
            <w:i/>
            <w:iCs/>
            <w:vertAlign w:val="superscript"/>
          </w:rPr>
          <w:delText>2</w:delText>
        </w:r>
      </w:del>
      <w:del w:id="780" w:author="Bolívar Aponte Rolón" w:date="2024-09-05T11:12:00Z">
        <w:r>
          <w:rPr>
            <w:i/>
            <w:iCs/>
            <w:vertAlign w:val="subscript"/>
          </w:rPr>
          <w:delText>adj</w:delText>
        </w:r>
      </w:del>
      <w:del w:id="781" w:author="Bolívar Aponte Rolón" w:date="2024-09-05T11:12:00Z">
        <w:r>
          <w:rPr>
            <w:i/>
            <w:iCs/>
          </w:rPr>
          <w:delText xml:space="preserve"> = 0.015, F~1, 380~ = 6.90, p &lt; .01). Upon further scrutiny, only the </w:delText>
        </w:r>
      </w:del>
      <w:del w:id="782" w:author="Bolívar Aponte Rolón" w:date="2024-08-19T15:48:00Z">
        <w:r>
          <w:rPr>
            <w:i/>
            <w:iCs/>
          </w:rPr>
          <w:delText>E+</w:delText>
        </w:r>
      </w:del>
      <w:del w:id="783" w:author="Bolívar Aponte Rolón" w:date="2024-09-05T11:12:00Z">
        <w:r>
          <w:rPr/>
          <w:delText xml:space="preserve"> treatment group has a significant positive correlation between pathogen damage and Shannon diversity index (Figure S8e;</w:delText>
        </w:r>
      </w:del>
      <w:del w:id="784" w:author="Bolívar Aponte Rolón" w:date="2024-09-05T11:12:00Z">
        <w:r>
          <w:rPr>
            <w:i/>
            <w:iCs/>
          </w:rPr>
          <w:delText>R</w:delText>
        </w:r>
      </w:del>
      <w:del w:id="785" w:author="Bolívar Aponte Rolón" w:date="2024-09-05T11:12:00Z">
        <w:r>
          <w:rPr>
            <w:i/>
            <w:iCs/>
            <w:vertAlign w:val="superscript"/>
          </w:rPr>
          <w:delText>2</w:delText>
        </w:r>
      </w:del>
      <w:del w:id="786" w:author="Bolívar Aponte Rolón" w:date="2024-09-05T11:12:00Z">
        <w:r>
          <w:rPr>
            <w:i/>
            <w:iCs/>
            <w:vertAlign w:val="subscript"/>
          </w:rPr>
          <w:delText>adj</w:delText>
        </w:r>
      </w:del>
      <w:del w:id="787" w:author="Bolívar Aponte Rolón" w:date="2024-09-05T11:12:00Z">
        <w:r>
          <w:rPr/>
          <w:delText xml:space="preserve"> = 0.031, </w:delText>
        </w:r>
      </w:del>
      <w:del w:id="788" w:author="Bolívar Aponte Rolón" w:date="2024-09-05T11:12:00Z">
        <w:r>
          <w:rPr>
            <w:i/>
            <w:iCs/>
          </w:rPr>
          <w:delText>F</w:delText>
        </w:r>
      </w:del>
      <w:del w:id="789" w:author="Bolívar Aponte Rolón" w:date="2024-09-05T11:12:00Z">
        <w:r>
          <w:rPr/>
          <w:delText xml:space="preserve">~1, 188~ = 7.11, </w:delText>
        </w:r>
      </w:del>
      <w:del w:id="790" w:author="Bolívar Aponte Rolón" w:date="2024-09-05T11:12:00Z">
        <w:r>
          <w:rPr>
            <w:i/>
            <w:iCs/>
          </w:rPr>
          <w:delText>p</w:delText>
        </w:r>
      </w:del>
      <w:del w:id="791" w:author="Bolívar Aponte Rolón" w:date="2024-09-05T11:12:00Z">
        <w:r>
          <w:rPr/>
          <w:delText xml:space="preserve"> &lt; .01).</w:delText>
        </w:r>
      </w:del>
    </w:p>
    <w:p>
      <w:pPr>
        <w:pStyle w:val="BodyText"/>
        <w:rPr>
          <w:ins w:id="830" w:author="Bolívar Aponte Rolón" w:date="2024-09-05T11:12:00Z"/>
        </w:rPr>
      </w:pPr>
      <w:del w:id="793" w:author="Bolívar Aponte Rolón" w:date="2024-09-05T11:12:00Z">
        <w:r>
          <w:rPr/>
          <w:delText xml:space="preserve">Leaf thickness and LMA have opposite outcomes in plant’s response to herbivory. The best-fit for our GLMMs showed that fixed effects LT, LMA, and </w:delText>
        </w:r>
      </w:del>
      <w:del w:id="794" w:author="Bolívar Aponte Rolón" w:date="2024-08-19T15:48:00Z">
        <w:r>
          <w:rPr>
            <w:i/>
            <w:iCs/>
          </w:rPr>
          <w:delText>E+</w:delText>
        </w:r>
      </w:del>
      <w:del w:id="795" w:author="Bolívar Aponte Rolón" w:date="2024-09-05T11:12:00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796" w:author="Bolívar Aponte Rolón" w:date="2024-08-19T15:48:00Z">
        <w:r>
          <w:rPr>
            <w:i/>
            <w:iCs/>
          </w:rPr>
          <w:delText>E+</w:delText>
        </w:r>
      </w:del>
      <w:del w:id="797" w:author="Bolívar Aponte Rolón" w:date="2024-09-05T11:12:00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798" w:author="Bolívar Aponte Rolón" w:date="2024-09-05T11:12:00Z">
        <w:r>
          <w:rPr/>
          <w:t xml:space="preserve">We observed similar patterns when we performed simple linear regressions on the raw </w:t>
        </w:r>
      </w:ins>
      <w:ins w:id="799" w:author="Bolívar Aponte Rolón" w:date="2024-09-05T11:12:00Z">
        <w:del w:id="800" w:author="Arnold, Betsy - (fungi) [2]" w:date="2024-10-07T10:06:00Z">
          <w:r>
            <w:rPr/>
            <w:delText>LFTs</w:delText>
          </w:r>
        </w:del>
      </w:ins>
      <w:ins w:id="801" w:author="Arnold, Betsy - (fungi) [2]" w:date="2024-10-07T10:06:00Z">
        <w:r>
          <w:rPr/>
          <w:t>leaf traits</w:t>
        </w:r>
      </w:ins>
      <w:ins w:id="802" w:author="Bolívar Aponte Rolón" w:date="2024-09-05T11:12:00Z">
        <w:r>
          <w:rPr/>
          <w:t xml:space="preserve"> and logit transformed herbivory and pathogen damage data (</w:t>
        </w:r>
      </w:ins>
      <w:hyperlink w:anchor="tbl-linearreg">
        <w:ins w:id="803" w:author="Bolívar Aponte Rolón" w:date="2024-09-05T11:12:00Z">
          <w:r>
            <w:rPr>
              <w:rStyle w:val="Hyperlink"/>
            </w:rPr>
            <w:t>Table 3</w:t>
          </w:r>
        </w:ins>
      </w:hyperlink>
      <w:ins w:id="804" w:author="Bolívar Aponte Rolón" w:date="2024-09-05T11:12:00Z">
        <w:r>
          <w:rPr/>
          <w:t>; Figure S7 - S8, respectively). We observed a significant positive relationship between herbivory and LT (</w:t>
        </w:r>
      </w:ins>
      <w:hyperlink w:anchor="tbl-linearreg">
        <w:ins w:id="805" w:author="Bolívar Aponte Rolón" w:date="2024-09-05T11:12:00Z">
          <w:r>
            <w:rPr>
              <w:rStyle w:val="Hyperlink"/>
            </w:rPr>
            <w:t>Table 3</w:t>
          </w:r>
        </w:ins>
      </w:hyperlink>
      <w:ins w:id="806" w:author="Bolívar Aponte Rolón" w:date="2024-09-05T11:12:00Z">
        <w:r>
          <w:rPr/>
          <w:t xml:space="preserve"> and Figure S7a; </w:t>
        </w:r>
      </w:ins>
      <w:ins w:id="807" w:author="Bolívar Aponte Rolón" w:date="2024-09-05T11:12:00Z">
        <w:r>
          <w:rPr>
            <w:i/>
            <w:iCs/>
          </w:rPr>
          <w:t>p</w:t>
        </w:r>
      </w:ins>
      <w:ins w:id="808" w:author="Bolívar Aponte Rolón" w:date="2024-09-05T11:12:00Z">
        <w:r>
          <w:rPr/>
          <w:t xml:space="preserve"> &lt; .0001) when considering the complete data set. We did not observe a significant relationship between herbivory and LPS, ACI, LMA, </w:t>
        </w:r>
      </w:ins>
      <w:ins w:id="809" w:author="Bolívar Aponte Rolón" w:date="2024-09-05T11:12:00Z">
        <w:del w:id="810" w:author="Arnold, Betsy - (fungi) [2]" w:date="2024-10-07T10:06:00Z">
          <w:r>
            <w:rPr/>
            <w:delText xml:space="preserve">and </w:delText>
          </w:r>
        </w:del>
      </w:ins>
      <w:ins w:id="811" w:author="Arnold, Betsy - (fungi) [2]" w:date="2024-10-07T10:06:00Z">
        <w:r>
          <w:rPr/>
          <w:t xml:space="preserve">or </w:t>
        </w:r>
      </w:ins>
      <w:ins w:id="812" w:author="Bolívar Aponte Rolón" w:date="2024-09-05T11:12:00Z">
        <w:r>
          <w:rPr/>
          <w:t>Shannon diversity index for FEF (</w:t>
        </w:r>
      </w:ins>
      <w:hyperlink w:anchor="tbl-linearreg">
        <w:ins w:id="813" w:author="Bolívar Aponte Rolón" w:date="2024-09-05T11:12:00Z">
          <w:r>
            <w:rPr>
              <w:rStyle w:val="Hyperlink"/>
            </w:rPr>
            <w:t>Table 3</w:t>
          </w:r>
        </w:ins>
      </w:hyperlink>
      <w:ins w:id="814" w:author="Bolívar Aponte Rolón" w:date="2024-09-05T11:12:00Z">
        <w:r>
          <w:rPr/>
          <w:t xml:space="preserve"> and Figure S7b - S7e) for the complete data set. However, we did observe a general decline in herbivory as FEF diversity increased</w:t>
        </w:r>
      </w:ins>
      <w:ins w:id="815" w:author="Arnold, Betsy - (fungi) [2]" w:date="2024-10-07T10:06:00Z">
        <w:r>
          <w:rPr/>
          <w:t>,</w:t>
        </w:r>
      </w:ins>
      <w:ins w:id="816" w:author="Bolívar Aponte Rolón" w:date="2024-09-05T11:12:00Z">
        <w:r>
          <w:rPr/>
          <w:t xml:space="preserve"> which aligns with our first prediction. Furthermore, we saw a significant negative relationship between herbivory and Shannon diversity for the </w:t>
        </w:r>
      </w:ins>
      <w:ins w:id="817" w:author="Bolívar Aponte Rolón" w:date="2024-09-05T11:12:00Z">
        <w:r>
          <w:rPr>
            <w:i/>
            <w:iCs/>
          </w:rPr>
          <w:t>E-low</w:t>
        </w:r>
      </w:ins>
      <w:ins w:id="818" w:author="Bolívar Aponte Rolón" w:date="2024-09-05T11:12:00Z">
        <w:r>
          <w:rPr/>
          <w:t xml:space="preserve"> treatment group (</w:t>
        </w:r>
      </w:ins>
      <w:hyperlink w:anchor="tbl-linearreg">
        <w:ins w:id="819" w:author="Bolívar Aponte Rolón" w:date="2024-09-05T11:12:00Z">
          <w:r>
            <w:rPr>
              <w:rStyle w:val="Hyperlink"/>
            </w:rPr>
            <w:t>Table 3</w:t>
          </w:r>
        </w:ins>
      </w:hyperlink>
      <w:ins w:id="820" w:author="Bolívar Aponte Rolón" w:date="2024-09-05T11:12:00Z">
        <w:r>
          <w:rPr/>
          <w:t xml:space="preserve"> and Figure S7e; </w:t>
        </w:r>
      </w:ins>
      <w:ins w:id="821" w:author="Bolívar Aponte Rolón" w:date="2024-09-05T11:12:00Z">
        <w:r>
          <w:rPr>
            <w:i/>
            <w:iCs/>
          </w:rPr>
          <w:t>p</w:t>
        </w:r>
      </w:ins>
      <w:ins w:id="822" w:author="Bolívar Aponte Rolón" w:date="2024-09-05T11:12:00Z">
        <w:r>
          <w:rPr/>
          <w:t xml:space="preserve"> &lt; .0001). We also saw an increase in herbivory for the </w:t>
        </w:r>
      </w:ins>
      <w:ins w:id="823" w:author="Bolívar Aponte Rolón" w:date="2024-09-05T11:12:00Z">
        <w:r>
          <w:rPr>
            <w:i/>
            <w:iCs/>
          </w:rPr>
          <w:t>E-high</w:t>
        </w:r>
      </w:ins>
      <w:ins w:id="824" w:author="Bolívar Aponte Rolón" w:date="2024-09-05T11:12:00Z">
        <w:r>
          <w:rPr/>
          <w:t xml:space="preserve"> treatment group as Shannon diversity index for FEF increased, but this was not statistically significant (</w:t>
        </w:r>
      </w:ins>
      <w:hyperlink w:anchor="tbl-linearreg">
        <w:ins w:id="825" w:author="Bolívar Aponte Rolón" w:date="2024-09-05T11:12:00Z">
          <w:r>
            <w:rPr>
              <w:rStyle w:val="Hyperlink"/>
            </w:rPr>
            <w:t>Table 3</w:t>
          </w:r>
        </w:ins>
      </w:hyperlink>
      <w:ins w:id="826" w:author="Bolívar Aponte Rolón" w:date="2024-09-05T11:12:00Z">
        <w:r>
          <w:rPr/>
          <w:t xml:space="preserve"> and Figure S7e; </w:t>
        </w:r>
      </w:ins>
      <w:ins w:id="827" w:author="Bolívar Aponte Rolón" w:date="2024-09-05T11:12:00Z">
        <w:commentRangeStart w:id="9"/>
        <w:r>
          <w:rPr>
            <w:i/>
            <w:iCs/>
          </w:rPr>
          <w:t>p</w:t>
        </w:r>
      </w:ins>
      <w:ins w:id="828" w:author="Bolívar Aponte Rolón" w:date="2024-09-05T11:12:00Z">
        <w:r>
          <w:rPr/>
          <w:t xml:space="preserve"> = 0.062), </w:t>
        </w:r>
      </w:ins>
      <w:r>
        <w:rPr/>
      </w:r>
      <w:ins w:id="829" w:author="Bolívar Aponte Rolón" w:date="2024-09-05T11:12:00Z">
        <w:commentRangeEnd w:id="9"/>
        <w:r>
          <w:commentReference w:id="9"/>
        </w:r>
        <w:r>
          <w:rPr/>
          <w:t>a result contrary to our expectations.</w:t>
        </w:r>
      </w:ins>
    </w:p>
    <w:p>
      <w:pPr>
        <w:pStyle w:val="BodyText"/>
        <w:rPr>
          <w:ins w:id="889" w:author="Bolívar Aponte Rolón" w:date="2024-09-05T11:12:00Z"/>
        </w:rPr>
      </w:pPr>
      <w:ins w:id="831" w:author="Bolívar Aponte Rolón" w:date="2024-09-05T11:12:00Z">
        <w:del w:id="832" w:author="Arnold, Betsy - (fungi) [2]" w:date="2024-10-07T10:07:00Z">
          <w:r>
            <w:rPr/>
            <w:delText>W</w:delText>
          </w:r>
        </w:del>
      </w:ins>
      <w:ins w:id="833" w:author="Arnold, Betsy - (fungi) [2]" w:date="2024-10-07T10:07:00Z">
        <w:r>
          <w:rPr/>
          <w:t>in turn, w</w:t>
        </w:r>
      </w:ins>
      <w:ins w:id="834" w:author="Bolívar Aponte Rolón" w:date="2024-09-05T11:12:00Z">
        <w:r>
          <w:rPr/>
          <w:t>e noted significant negative relationships between pathogen damage and LPS (</w:t>
        </w:r>
      </w:ins>
      <w:hyperlink w:anchor="tbl-linearreg">
        <w:ins w:id="835" w:author="Bolívar Aponte Rolón" w:date="2024-09-05T11:12:00Z">
          <w:r>
            <w:rPr>
              <w:rStyle w:val="Hyperlink"/>
            </w:rPr>
            <w:t>Table 3</w:t>
          </w:r>
        </w:ins>
      </w:hyperlink>
      <w:ins w:id="836" w:author="Bolívar Aponte Rolón" w:date="2024-09-05T11:12:00Z">
        <w:r>
          <w:rPr/>
          <w:t xml:space="preserve"> and Figure S8b; </w:t>
        </w:r>
      </w:ins>
      <w:ins w:id="837" w:author="Bolívar Aponte Rolón" w:date="2024-09-05T11:12:00Z">
        <w:r>
          <w:rPr>
            <w:i/>
            <w:iCs/>
          </w:rPr>
          <w:t>p</w:t>
        </w:r>
      </w:ins>
      <w:ins w:id="838" w:author="Bolívar Aponte Rolón" w:date="2024-09-05T11:12:00Z">
        <w:r>
          <w:rPr/>
          <w:t xml:space="preserve"> &lt; .0001), ACI (</w:t>
        </w:r>
      </w:ins>
      <w:hyperlink w:anchor="tbl-linearreg">
        <w:ins w:id="839" w:author="Bolívar Aponte Rolón" w:date="2024-09-05T11:12:00Z">
          <w:r>
            <w:rPr>
              <w:rStyle w:val="Hyperlink"/>
            </w:rPr>
            <w:t>Table 3</w:t>
          </w:r>
        </w:ins>
      </w:hyperlink>
      <w:ins w:id="840" w:author="Bolívar Aponte Rolón" w:date="2024-09-05T11:12:00Z">
        <w:r>
          <w:rPr/>
          <w:t xml:space="preserve"> and Figure S8c; </w:t>
        </w:r>
      </w:ins>
      <w:ins w:id="841" w:author="Bolívar Aponte Rolón" w:date="2024-09-05T11:12:00Z">
        <w:r>
          <w:rPr>
            <w:i/>
            <w:iCs/>
          </w:rPr>
          <w:t>p</w:t>
        </w:r>
      </w:ins>
      <w:ins w:id="842" w:author="Bolívar Aponte Rolón" w:date="2024-09-05T11:12:00Z">
        <w:r>
          <w:rPr/>
          <w:t xml:space="preserve"> = .0002) and LMA (</w:t>
        </w:r>
      </w:ins>
      <w:hyperlink w:anchor="tbl-linearreg">
        <w:ins w:id="843" w:author="Bolívar Aponte Rolón" w:date="2024-09-05T11:12:00Z">
          <w:r>
            <w:rPr>
              <w:rStyle w:val="Hyperlink"/>
            </w:rPr>
            <w:t>Table 3</w:t>
          </w:r>
        </w:ins>
      </w:hyperlink>
      <w:ins w:id="844" w:author="Bolívar Aponte Rolón" w:date="2024-09-05T11:12:00Z">
        <w:r>
          <w:rPr/>
          <w:t xml:space="preserve"> and Figure S8d; </w:t>
        </w:r>
      </w:ins>
      <w:ins w:id="845" w:author="Bolívar Aponte Rolón" w:date="2024-09-05T11:12:00Z">
        <w:r>
          <w:rPr>
            <w:i/>
            <w:iCs/>
          </w:rPr>
          <w:t>p</w:t>
        </w:r>
      </w:ins>
      <w:ins w:id="846" w:author="Bolívar Aponte Rolón" w:date="2024-09-05T11:12:00Z">
        <w:r>
          <w:rPr/>
          <w:t xml:space="preserve"> &lt; .001) when considering the complete data set. Pathogen damage </w:t>
        </w:r>
      </w:ins>
      <w:ins w:id="847" w:author="Bolívar Aponte Rolón" w:date="2024-09-05T11:12:00Z">
        <w:del w:id="848" w:author="Arnold, Betsy - (fungi) [2]" w:date="2024-10-07T10:07:00Z">
          <w:r>
            <w:rPr/>
            <w:delText>did not have a significant correlation with</w:delText>
          </w:r>
        </w:del>
      </w:ins>
      <w:ins w:id="849" w:author="Arnold, Betsy - (fungi) [2]" w:date="2024-10-07T10:07:00Z">
        <w:r>
          <w:rPr/>
          <w:t>was not correlated significantly with</w:t>
        </w:r>
      </w:ins>
      <w:ins w:id="850" w:author="Bolívar Aponte Rolón" w:date="2024-09-05T11:12:00Z">
        <w:r>
          <w:rPr/>
          <w:t xml:space="preserve"> LT (</w:t>
        </w:r>
      </w:ins>
      <w:hyperlink w:anchor="tbl-linearreg">
        <w:ins w:id="851" w:author="Bolívar Aponte Rolón" w:date="2024-09-05T11:12:00Z">
          <w:r>
            <w:rPr>
              <w:rStyle w:val="Hyperlink"/>
            </w:rPr>
            <w:t>Table 3</w:t>
          </w:r>
        </w:ins>
      </w:hyperlink>
      <w:ins w:id="852" w:author="Bolívar Aponte Rolón" w:date="2024-09-05T11:12:00Z">
        <w:r>
          <w:rPr/>
          <w:t xml:space="preserve"> and Figure S8a; </w:t>
        </w:r>
      </w:ins>
      <w:ins w:id="853" w:author="Bolívar Aponte Rolón" w:date="2024-09-05T11:12:00Z">
        <w:r>
          <w:rPr>
            <w:i/>
            <w:iCs/>
          </w:rPr>
          <w:t>p</w:t>
        </w:r>
      </w:ins>
      <w:ins w:id="854" w:author="Bolívar Aponte Rolón" w:date="2024-09-05T11:12:00Z">
        <w:r>
          <w:rPr/>
          <w:t xml:space="preserve"> = .482). The </w:t>
        </w:r>
      </w:ins>
      <w:ins w:id="855" w:author="Bolívar Aponte Rolón" w:date="2024-09-05T11:12:00Z">
        <w:r>
          <w:rPr>
            <w:i/>
            <w:iCs/>
          </w:rPr>
          <w:t>E-low</w:t>
        </w:r>
      </w:ins>
      <w:ins w:id="856" w:author="Bolívar Aponte Rolón" w:date="2024-09-05T11:12:00Z">
        <w:r>
          <w:rPr/>
          <w:t xml:space="preserve"> and </w:t>
        </w:r>
      </w:ins>
      <w:ins w:id="857" w:author="Bolívar Aponte Rolón" w:date="2024-09-05T11:12:00Z">
        <w:r>
          <w:rPr>
            <w:i/>
            <w:iCs/>
          </w:rPr>
          <w:t>E-high</w:t>
        </w:r>
      </w:ins>
      <w:ins w:id="858" w:author="Bolívar Aponte Rolón" w:date="2024-09-05T11:12:00Z">
        <w:r>
          <w:rPr/>
          <w:t xml:space="preserve"> treatment groups follow</w:t>
        </w:r>
      </w:ins>
      <w:ins w:id="859" w:author="Arnold, Betsy - (fungi) [2]" w:date="2024-10-07T10:08:00Z">
        <w:r>
          <w:rPr/>
          <w:t>ed</w:t>
        </w:r>
      </w:ins>
      <w:ins w:id="860" w:author="Bolívar Aponte Rolón" w:date="2024-09-05T11:12:00Z">
        <w:r>
          <w:rPr/>
          <w:t xml:space="preserve"> the same general trend as the complete data set (</w:t>
        </w:r>
      </w:ins>
      <w:hyperlink w:anchor="tbl-linearreg">
        <w:ins w:id="861" w:author="Bolívar Aponte Rolón" w:date="2024-09-05T11:12:00Z">
          <w:r>
            <w:rPr>
              <w:rStyle w:val="Hyperlink"/>
            </w:rPr>
            <w:t>Table 3</w:t>
          </w:r>
        </w:ins>
      </w:hyperlink>
      <w:ins w:id="862" w:author="Bolívar Aponte Rolón" w:date="2024-09-05T11:12:00Z">
        <w:r>
          <w:rPr/>
          <w:t xml:space="preserve"> and Figure S8). Contrary to our predictions, we found a statistically significant positive relationship between pathogen damage and Shannon diversity index in the complete data set (</w:t>
        </w:r>
      </w:ins>
      <w:hyperlink w:anchor="tbl-linearreg">
        <w:ins w:id="863" w:author="Bolívar Aponte Rolón" w:date="2024-09-05T11:12:00Z">
          <w:r>
            <w:rPr>
              <w:rStyle w:val="Hyperlink"/>
            </w:rPr>
            <w:t>Table 3</w:t>
          </w:r>
        </w:ins>
      </w:hyperlink>
      <w:ins w:id="864" w:author="Bolívar Aponte Rolón" w:date="2024-09-05T11:12:00Z">
        <w:r>
          <w:rPr/>
          <w:t xml:space="preserve"> and Figure S8e; </w:t>
        </w:r>
      </w:ins>
      <w:ins w:id="865" w:author="Bolívar Aponte Rolón" w:date="2024-09-05T11:12:00Z">
        <w:r>
          <w:rPr>
            <w:i/>
            <w:iCs/>
          </w:rPr>
          <w:t>p</w:t>
        </w:r>
      </w:ins>
      <w:ins w:id="866" w:author="Bolívar Aponte Rolón" w:date="2024-09-05T11:12:00Z">
        <w:r>
          <w:rPr/>
          <w:t xml:space="preserve"> &lt; .01). Upon further scrutiny, only the </w:t>
        </w:r>
      </w:ins>
      <w:ins w:id="867" w:author="Bolívar Aponte Rolón" w:date="2024-09-05T11:12:00Z">
        <w:r>
          <w:rPr>
            <w:i/>
            <w:iCs/>
          </w:rPr>
          <w:t>E-high</w:t>
        </w:r>
      </w:ins>
      <w:ins w:id="868" w:author="Bolívar Aponte Rolón" w:date="2024-09-05T11:12:00Z">
        <w:r>
          <w:rPr/>
          <w:t xml:space="preserve"> treatment group had a significant positive correlation between pathogen damage and </w:t>
        </w:r>
      </w:ins>
      <w:ins w:id="869" w:author="Bolívar Aponte Rolón" w:date="2024-09-05T11:12:00Z">
        <w:del w:id="870" w:author="Arnold, Betsy - (fungi) [2]" w:date="2024-10-07T10:08:00Z">
          <w:r>
            <w:rPr/>
            <w:delText>Shannon diversity index</w:delText>
          </w:r>
        </w:del>
      </w:ins>
      <w:ins w:id="871" w:author="Arnold, Betsy - (fungi) [2]" w:date="2024-10-07T10:08:00Z">
        <w:r>
          <w:rPr/>
          <w:t>FEF diversity</w:t>
        </w:r>
      </w:ins>
      <w:ins w:id="872" w:author="Bolívar Aponte Rolón" w:date="2024-09-05T11:12:00Z">
        <w:r>
          <w:rPr/>
          <w:t xml:space="preserve"> (</w:t>
        </w:r>
      </w:ins>
      <w:hyperlink w:anchor="tbl-linearreg">
        <w:ins w:id="873" w:author="Bolívar Aponte Rolón" w:date="2024-09-05T11:12:00Z">
          <w:r>
            <w:rPr>
              <w:rStyle w:val="Hyperlink"/>
            </w:rPr>
            <w:t>Table 3</w:t>
          </w:r>
        </w:ins>
      </w:hyperlink>
      <w:ins w:id="874" w:author="Bolívar Aponte Rolón" w:date="2024-09-05T11:12:00Z">
        <w:r>
          <w:rPr/>
          <w:t xml:space="preserve"> and Figure S8e; </w:t>
        </w:r>
      </w:ins>
      <w:ins w:id="875" w:author="Bolívar Aponte Rolón" w:date="2024-09-05T11:12:00Z">
        <w:r>
          <w:rPr>
            <w:i/>
            <w:iCs/>
          </w:rPr>
          <w:t>p</w:t>
        </w:r>
      </w:ins>
      <w:ins w:id="876" w:author="Bolívar Aponte Rolón" w:date="2024-09-05T11:12:00Z">
        <w:r>
          <w:rPr/>
          <w:t xml:space="preserve"> &lt; .01), while the </w:t>
        </w:r>
      </w:ins>
      <w:ins w:id="877" w:author="Bolívar Aponte Rolón" w:date="2024-09-05T11:12:00Z">
        <w:r>
          <w:rPr>
            <w:i/>
            <w:iCs/>
          </w:rPr>
          <w:t>E-low</w:t>
        </w:r>
      </w:ins>
      <w:ins w:id="878" w:author="Bolívar Aponte Rolón" w:date="2024-09-05T11:12:00Z">
        <w:r>
          <w:rPr/>
          <w:t xml:space="preserve"> treatment did not </w:t>
        </w:r>
      </w:ins>
      <w:ins w:id="879" w:author="Bolívar Aponte Rolón" w:date="2024-09-05T11:12:00Z">
        <w:del w:id="880" w:author="Arnold, Betsy - (fungi) [2]" w:date="2024-10-07T10:08:00Z">
          <w:r>
            <w:rPr/>
            <w:delText xml:space="preserve">have a significant correlation </w:delText>
          </w:r>
        </w:del>
      </w:ins>
      <w:ins w:id="881" w:author="Bolívar Aponte Rolón" w:date="2024-09-05T11:12:00Z">
        <w:r>
          <w:rPr/>
          <w:t>(</w:t>
        </w:r>
      </w:ins>
      <w:hyperlink w:anchor="tbl-linearreg">
        <w:ins w:id="882" w:author="Bolívar Aponte Rolón" w:date="2024-09-05T11:12:00Z">
          <w:r>
            <w:rPr>
              <w:rStyle w:val="Hyperlink"/>
            </w:rPr>
            <w:t>Table 3</w:t>
          </w:r>
        </w:ins>
      </w:hyperlink>
      <w:ins w:id="883" w:author="Bolívar Aponte Rolón" w:date="2024-09-05T11:12:00Z">
        <w:r>
          <w:rPr/>
          <w:t xml:space="preserve"> and Figure S8e; </w:t>
        </w:r>
      </w:ins>
      <w:ins w:id="884" w:author="Bolívar Aponte Rolón" w:date="2024-09-05T11:12:00Z">
        <w:r>
          <w:rPr>
            <w:i/>
            <w:iCs/>
          </w:rPr>
          <w:t>p</w:t>
        </w:r>
      </w:ins>
      <w:ins w:id="885" w:author="Bolívar Aponte Rolón" w:date="2024-09-05T11:12:00Z">
        <w:r>
          <w:rPr/>
          <w:t xml:space="preserve"> = 0.81)</w:t>
        </w:r>
      </w:ins>
      <w:ins w:id="886" w:author="Bolívar Aponte Rolón" w:date="2024-09-05T11:12:00Z">
        <w:del w:id="887" w:author="Van Bael, Sunshine A" w:date="2024-09-17T15:24:00Z">
          <w:r>
            <w:rPr/>
            <w:delText xml:space="preserve"> </w:delText>
          </w:r>
        </w:del>
      </w:ins>
      <w:ins w:id="888" w:author="Bolívar Aponte Rolón" w:date="2024-09-05T11:12:00Z">
        <w:r>
          <w:rPr/>
          <w:t>.</w:t>
        </w:r>
      </w:ins>
    </w:p>
    <w:p>
      <w:pPr>
        <w:pStyle w:val="BodyText"/>
        <w:rPr/>
      </w:pPr>
      <w:ins w:id="890" w:author="Bolívar Aponte Rolón" w:date="2024-09-05T11:12:00Z">
        <w:commentRangeStart w:id="10"/>
        <w:r>
          <w:rPr/>
          <w:t xml:space="preserve">Leaf thickness and LMA have opposite outcomes in plants’ response to herbivory. </w:t>
        </w:r>
      </w:ins>
      <w:r>
        <w:rPr/>
      </w:r>
      <w:ins w:id="891" w:author="Bolívar Aponte Rolón" w:date="2024-09-05T11:12:00Z">
        <w:commentRangeEnd w:id="10"/>
        <w:r>
          <w:commentReference w:id="10"/>
        </w:r>
        <w:r>
          <w:rPr/>
          <w:t xml:space="preserve">The best-fit for our GLMMs showed that fixed effects LT, LMA, and </w:t>
        </w:r>
      </w:ins>
      <w:ins w:id="892" w:author="Bolívar Aponte Rolón" w:date="2024-09-05T11:12:00Z">
        <w:r>
          <w:rPr>
            <w:i/>
            <w:iCs/>
          </w:rPr>
          <w:t>E-high</w:t>
        </w:r>
      </w:ins>
      <w:ins w:id="893" w:author="Bolívar Aponte Rolón" w:date="2024-09-05T11:12:00Z">
        <w:r>
          <w:rPr/>
          <w:t xml:space="preserve"> treatment group were significant predictors of herbivory damage (</w:t>
        </w:r>
      </w:ins>
      <w:hyperlink w:anchor="tbl-tableGLMM">
        <w:ins w:id="894" w:author="Bolívar Aponte Rolón" w:date="2024-09-05T11:12:00Z">
          <w:r>
            <w:rPr>
              <w:rStyle w:val="Hyperlink"/>
            </w:rPr>
            <w:t>Table 4</w:t>
          </w:r>
        </w:ins>
      </w:hyperlink>
      <w:ins w:id="895" w:author="Bolívar Aponte Rolón" w:date="2024-09-05T11:12:00Z">
        <w:r>
          <w:rPr/>
          <w:t xml:space="preserve">). No measure of FEF abundance or diversity was present in the final model. Leaf mass per area was a significant positive predictor of herbivory with the greatest effect size (estimate = 823.6, </w:t>
        </w:r>
      </w:ins>
      <w:ins w:id="896" w:author="Bolívar Aponte Rolón" w:date="2024-09-05T11:12:00Z">
        <w:r>
          <w:rPr>
            <w:i/>
            <w:iCs/>
          </w:rPr>
          <w:t>t</w:t>
        </w:r>
      </w:ins>
      <w:ins w:id="897" w:author="Bolívar Aponte Rolón" w:date="2024-09-05T11:12:00Z">
        <w:r>
          <w:rPr/>
          <w:t xml:space="preserve">(200) = 2.65 </w:t>
        </w:r>
      </w:ins>
      <w:ins w:id="898" w:author="Bolívar Aponte Rolón" w:date="2024-09-05T11:12:00Z">
        <w:r>
          <w:rPr>
            <w:i/>
            <w:iCs/>
          </w:rPr>
          <w:t>p</w:t>
        </w:r>
      </w:ins>
      <w:ins w:id="899" w:author="Bolívar Aponte Rolón" w:date="2024-09-05T11:12:00Z">
        <w:r>
          <w:rPr/>
          <w:t xml:space="preserve"> &lt; .01). While LT is a significant negative predictor of herbivory damage (estimate = -0.01, </w:t>
        </w:r>
      </w:ins>
      <w:ins w:id="900" w:author="Bolívar Aponte Rolón" w:date="2024-09-05T11:12:00Z">
        <w:r>
          <w:rPr>
            <w:i/>
            <w:iCs/>
          </w:rPr>
          <w:t>t</w:t>
        </w:r>
      </w:ins>
      <w:ins w:id="901" w:author="Bolívar Aponte Rolón" w:date="2024-09-05T11:12:00Z">
        <w:r>
          <w:rPr/>
          <w:t xml:space="preserve">(200) = -3.16, </w:t>
        </w:r>
      </w:ins>
      <w:ins w:id="902" w:author="Bolívar Aponte Rolón" w:date="2024-09-05T11:12:00Z">
        <w:r>
          <w:rPr>
            <w:i/>
            <w:iCs/>
          </w:rPr>
          <w:t>p</w:t>
        </w:r>
      </w:ins>
      <w:ins w:id="903" w:author="Bolívar Aponte Rolón" w:date="2024-09-05T11:12:00Z">
        <w:r>
          <w:rPr/>
          <w:t xml:space="preserve"> &lt; .01) and </w:t>
        </w:r>
      </w:ins>
      <w:ins w:id="904" w:author="Bolívar Aponte Rolón" w:date="2024-09-05T11:12:00Z">
        <w:r>
          <w:rPr>
            <w:i/>
            <w:iCs/>
          </w:rPr>
          <w:t>E-high</w:t>
        </w:r>
      </w:ins>
      <w:ins w:id="905" w:author="Bolívar Aponte Rolón" w:date="2024-09-05T11:12:00Z">
        <w:r>
          <w:rPr/>
          <w:t xml:space="preserve"> as well (estimate = -0.75, </w:t>
        </w:r>
      </w:ins>
      <w:ins w:id="906" w:author="Bolívar Aponte Rolón" w:date="2024-09-05T11:12:00Z">
        <w:r>
          <w:rPr>
            <w:i/>
            <w:iCs/>
          </w:rPr>
          <w:t>t</w:t>
        </w:r>
      </w:ins>
      <w:ins w:id="907" w:author="Bolívar Aponte Rolón" w:date="2024-09-05T11:12:00Z">
        <w:r>
          <w:rPr/>
          <w:t xml:space="preserve">(200) = -6.16, </w:t>
        </w:r>
      </w:ins>
      <w:ins w:id="908" w:author="Bolívar Aponte Rolón" w:date="2024-09-05T11:12:00Z">
        <w:r>
          <w:rPr>
            <w:i/>
            <w:iCs/>
          </w:rPr>
          <w:t>p</w:t>
        </w:r>
      </w:ins>
      <w:ins w:id="909" w:author="Bolívar Aponte Rolón" w:date="2024-09-05T11:12:00Z">
        <w:r>
          <w:rPr/>
          <w:t xml:space="preserve"> &lt; .001). The best fit model for pathogen damage did not reveal any of the </w:t>
        </w:r>
      </w:ins>
      <w:ins w:id="910" w:author="Bolívar Aponte Rolón" w:date="2024-09-05T11:12:00Z">
        <w:del w:id="911" w:author="Arnold, Betsy - (fungi) [2]" w:date="2024-10-07T10:26:00Z">
          <w:r>
            <w:rPr/>
            <w:delText>LFTs</w:delText>
          </w:r>
        </w:del>
      </w:ins>
      <w:ins w:id="912" w:author="Arnold, Betsy - (fungi) [2]" w:date="2024-10-07T10:26:00Z">
        <w:r>
          <w:rPr/>
          <w:t>leaf functional traits</w:t>
        </w:r>
      </w:ins>
      <w:ins w:id="913" w:author="Bolívar Aponte Rolón" w:date="2024-09-05T11:12:00Z">
        <w:r>
          <w:rPr/>
          <w:t xml:space="preserve"> as significant predictors (</w:t>
        </w:r>
      </w:ins>
      <w:hyperlink w:anchor="tbl-tableGLMM">
        <w:ins w:id="914" w:author="Bolívar Aponte Rolón" w:date="2024-09-05T11:12:00Z">
          <w:r>
            <w:rPr>
              <w:rStyle w:val="Hyperlink"/>
            </w:rPr>
            <w:t>Table 4</w:t>
          </w:r>
        </w:ins>
      </w:hyperlink>
      <w:ins w:id="915" w:author="Bolívar Aponte Rolón" w:date="2024-09-05T11:12:00Z">
        <w:r>
          <w:rPr/>
          <w:t xml:space="preserve">). Like our previous model, no measure of FEF abundance or diversity was present in final model. Even though it was not significant, LMA showed the greatest effect size (estimate = 225.62, </w:t>
        </w:r>
      </w:ins>
      <w:ins w:id="916" w:author="Bolívar Aponte Rolón" w:date="2024-09-05T11:12:00Z">
        <w:r>
          <w:rPr>
            <w:i/>
            <w:iCs/>
          </w:rPr>
          <w:t>t</w:t>
        </w:r>
      </w:ins>
      <w:ins w:id="917" w:author="Bolívar Aponte Rolón" w:date="2024-09-05T11:12:00Z">
        <w:r>
          <w:rPr/>
          <w:t xml:space="preserve">(352) = 1.61, </w:t>
        </w:r>
      </w:ins>
      <w:ins w:id="918" w:author="Bolívar Aponte Rolón" w:date="2024-09-05T11:12:00Z">
        <w:r>
          <w:rPr>
            <w:i/>
            <w:iCs/>
          </w:rPr>
          <w:t>p</w:t>
        </w:r>
      </w:ins>
      <w:ins w:id="919" w:author="Bolívar Aponte Rolón" w:date="2024-09-05T11:12:00Z">
        <w:r>
          <w:rPr/>
          <w:t xml:space="preserve"> = .25).</w:t>
        </w:r>
      </w:ins>
    </w:p>
    <w:p>
      <w:pPr>
        <w:pStyle w:val="Heading1"/>
        <w:rPr/>
      </w:pPr>
      <w:bookmarkStart w:id="17" w:name="discussion"/>
      <w:r>
        <w:rPr/>
        <w:t>6. Discussion</w:t>
      </w:r>
    </w:p>
    <w:p>
      <w:pPr>
        <w:pStyle w:val="FirstParagraph"/>
        <w:rPr/>
      </w:pPr>
      <w:del w:id="920" w:author="Arnold, Betsy - (fungi) [2]" w:date="2024-10-07T10:27:00Z">
        <w:r>
          <w:rPr/>
          <w:delText>This</w:delText>
        </w:r>
      </w:del>
      <w:del w:id="921" w:author="Bolívar Aponte Rolón" w:date="2024-10-08T11:36:18Z">
        <w:r>
          <w:rPr/>
          <w:commentReference w:id="11"/>
        </w:r>
      </w:del>
      <w:del w:id="922" w:author="Arnold, Betsy - (fungi) [2]" w:date="2024-10-07T10:27:00Z">
        <w:r>
          <w:rPr/>
          <w:delText xml:space="preserve"> is the first study to examine the interplay of FEF communities and leaf functional traits in response to the effects of generalist herbivore and pathogen in tropical tree species. </w:delText>
        </w:r>
      </w:del>
      <w:r>
        <w:rPr/>
        <w:t xml:space="preserve">Integrating the role FEF communities into a conceptual framework that includes trade-offs to plants’ constitutive and induced defenses in response to natural enemies </w:t>
      </w:r>
      <w:ins w:id="923" w:author="Arnold, Betsy - (fungi) [2]" w:date="2024-10-07T11:21:00Z">
        <w:r>
          <w:rPr/>
          <w:t xml:space="preserve">can </w:t>
        </w:r>
      </w:ins>
      <w:del w:id="924" w:author="Arnold, Betsy - (fungi) [2]" w:date="2024-10-07T11:21:00Z">
        <w:r>
          <w:rPr/>
          <w:delText>help us</w:delText>
        </w:r>
      </w:del>
      <w:ins w:id="925" w:author="Arnold, Betsy - (fungi) [2]" w:date="2024-10-07T11:21:00Z">
        <w:r>
          <w:rPr/>
          <w:t>help clarify</w:t>
        </w:r>
      </w:ins>
      <w:r>
        <w:rPr/>
        <w:t xml:space="preserve"> </w:t>
      </w:r>
      <w:del w:id="926" w:author="Arnold, Betsy - (fungi) [2]" w:date="2024-10-07T11:21:00Z">
        <w:r>
          <w:rPr/>
          <w:delText xml:space="preserve">understand </w:delText>
        </w:r>
      </w:del>
      <w:r>
        <w:rPr/>
        <w:t>the importance of FEF communities in the maintenance of plant diversity in tropical forests. Our findings suggest that foliar endophytic fungi (FEF) communities</w:t>
      </w:r>
      <w:ins w:id="927" w:author="Van Bael, Sunshine A" w:date="2024-09-17T15:23:00Z">
        <w:r>
          <w:rPr/>
          <w:t xml:space="preserve"> </w:t>
        </w:r>
      </w:ins>
      <w:del w:id="928" w:author="Bolívar Aponte Rolón" w:date="2024-08-19T16:03:00Z">
        <w:r>
          <w:rPr/>
          <w:delText xml:space="preserve"> improve and leaf traits </w:delText>
        </w:r>
      </w:del>
      <w:del w:id="929" w:author="Arnold, Betsy - (fungi)" w:date="2024-10-07T11:21:00Z">
        <w:r>
          <w:rPr/>
          <w:delText xml:space="preserve">work to </w:delText>
        </w:r>
      </w:del>
      <w:ins w:id="930" w:author="Arnold, Betsy - (fungi)" w:date="2024-10-07T11:21:00Z">
        <w:r>
          <w:rPr/>
          <w:t xml:space="preserve">may </w:t>
        </w:r>
      </w:ins>
      <w:r>
        <w:rPr/>
        <w:t xml:space="preserve">improve leaf defenses against generalist herbivores </w:t>
      </w:r>
      <w:commentRangeStart w:id="12"/>
      <w:r>
        <w:rPr/>
        <w:t xml:space="preserve">and pathogens </w:t>
      </w:r>
      <w:r>
        <w:rPr/>
      </w:r>
      <w:commentRangeEnd w:id="12"/>
      <w:r>
        <w:commentReference w:id="12"/>
      </w:r>
      <w:r>
        <w:rPr/>
        <w:t xml:space="preserve">in tropical trees. Across all host species, we saw that the </w:t>
      </w:r>
      <w:del w:id="931" w:author="Bolívar Aponte Rolón" w:date="2024-08-19T15:48:00Z">
        <w:r>
          <w:rPr>
            <w:i/>
            <w:iCs/>
          </w:rPr>
          <w:delText>E+</w:delText>
        </w:r>
      </w:del>
      <w:ins w:id="932" w:author="Bolívar Aponte Rolón" w:date="2024-08-19T15:48:00Z">
        <w:r>
          <w:rPr>
            <w:i/>
            <w:iCs/>
          </w:rPr>
          <w:t>E-high</w:t>
        </w:r>
      </w:ins>
      <w:r>
        <w:rPr/>
        <w:t xml:space="preserve"> treatment group exhibited lower herbivory damage than the </w:t>
      </w:r>
      <w:del w:id="933" w:author="Bolívar Aponte Rolón" w:date="2024-08-19T15:47:00Z">
        <w:r>
          <w:rPr>
            <w:i/>
            <w:iCs/>
          </w:rPr>
          <w:delText>E-</w:delText>
        </w:r>
      </w:del>
      <w:ins w:id="934" w:author="Bolívar Aponte Rolón" w:date="2024-08-19T15:47:00Z">
        <w:r>
          <w:rPr>
            <w:i/>
            <w:iCs/>
          </w:rPr>
          <w:t>E-low</w:t>
        </w:r>
      </w:ins>
      <w:r>
        <w:rPr/>
        <w:t xml:space="preserve"> treatment group. At the host species level, we saw that </w:t>
      </w:r>
      <w:del w:id="935" w:author="Bolívar Aponte Rolón" w:date="2024-08-19T15:48:00Z">
        <w:r>
          <w:rPr>
            <w:i/>
            <w:iCs/>
          </w:rPr>
          <w:delText>E+</w:delText>
        </w:r>
      </w:del>
      <w:ins w:id="936" w:author="Bolívar Aponte Rolón" w:date="2024-08-19T15:48:00Z">
        <w:r>
          <w:rPr>
            <w:i/>
            <w:iCs/>
          </w:rPr>
          <w:t>E-high</w:t>
        </w:r>
      </w:ins>
      <w:r>
        <w:rPr/>
        <w:t xml:space="preserve"> had less herbivory damage, however these differences were not significant between treatment groups</w:t>
      </w:r>
      <w:del w:id="937" w:author="Arnold, Betsy - (fungi)" w:date="2024-10-07T11:22:00Z">
        <w:r>
          <w:rPr/>
          <w:delText>. This is probably due to a small replicate size in treated individuals per species used in herbivory assay trials.</w:delText>
        </w:r>
      </w:del>
      <w:ins w:id="938" w:author="Arnold, Betsy - (fungi)" w:date="2024-10-07T11:22:00Z">
        <w:r>
          <w:rPr/>
          <w:t>, likely reflecting our small sample size within species.</w:t>
        </w:r>
      </w:ins>
      <w:r>
        <w:rPr/>
        <w:t xml:space="preserve"> Our results align with Estrada et al.</w:t>
      </w:r>
      <w:del w:id="939" w:author="Arnold, Betsy - (fungi)" w:date="2024-10-07T11:22:00Z">
        <w:r>
          <w:rPr/>
          <w:delText>,</w:delText>
        </w:r>
      </w:del>
      <w:r>
        <w:rPr/>
        <w:t xml:space="preserve"> (2013), where</w:t>
      </w:r>
      <w:ins w:id="940" w:author="Arnold, Betsy - (fungi)" w:date="2024-10-07T11:22:00Z">
        <w:r>
          <w:rPr/>
          <w:t xml:space="preserve"> effects of </w:t>
        </w:r>
      </w:ins>
      <w:r>
        <w:rPr/>
        <w:t xml:space="preserve"> leaf-cutter ant</w:t>
      </w:r>
      <w:del w:id="941" w:author="Arnold, Betsy - (fungi)" w:date="2024-10-07T11:22:00Z">
        <w:r>
          <w:rPr/>
          <w:delText xml:space="preserve"> effects</w:delText>
        </w:r>
      </w:del>
      <w:ins w:id="942" w:author="Arnold, Betsy - (fungi)" w:date="2024-10-07T11:22:00Z">
        <w:r>
          <w:rPr/>
          <w:t>s</w:t>
        </w:r>
      </w:ins>
      <w:r>
        <w:rPr/>
        <w:t xml:space="preserve"> were significantly reduced in paper disks and leaves treated with higher densities of a common endophyte. In a laboratory setting, Bittleston et al.</w:t>
      </w:r>
      <w:del w:id="943" w:author="Arnold, Betsy - (fungi)" w:date="2024-10-07T11:22:00Z">
        <w:r>
          <w:rPr/>
          <w:delText>,</w:delText>
        </w:r>
      </w:del>
      <w:r>
        <w:rPr/>
        <w:t xml:space="preserve"> (2011) found similar patterns in herbivory reduction using </w:t>
      </w:r>
      <w:r>
        <w:rPr>
          <w:i/>
          <w:iCs/>
        </w:rPr>
        <w:t>C. alliodora</w:t>
      </w:r>
      <w:r>
        <w:rPr/>
        <w:t xml:space="preserve"> treated with high and low FEF loads and laboratory</w:t>
      </w:r>
      <w:ins w:id="944" w:author="Arnold, Betsy - (fungi)" w:date="2024-10-07T11:23:00Z">
        <w:r>
          <w:rPr/>
          <w:t>-</w:t>
        </w:r>
      </w:ins>
      <w:del w:id="945" w:author="Arnold, Betsy - (fungi)" w:date="2024-10-07T11:23:00Z">
        <w:r>
          <w:rPr/>
          <w:delText xml:space="preserve"> </w:delText>
        </w:r>
      </w:del>
      <w:r>
        <w:rPr/>
        <w:t xml:space="preserve">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w:t>
      </w:r>
      <w:del w:id="946" w:author="Arnold, Betsy - (fungi)" w:date="2024-10-07T11:23:00Z">
        <w:r>
          <w:rPr/>
          <w:delText xml:space="preserve">queen-less leaf-cutter ant colonies of </w:delText>
        </w:r>
      </w:del>
      <w:r>
        <w:rPr>
          <w:i/>
          <w:iCs/>
        </w:rPr>
        <w:t>A. sexdens rubropilosa</w:t>
      </w:r>
      <w:r>
        <w:rPr/>
        <w:t xml:space="preserve"> in southeast Brazil. Our results track findings from previous studies that focus on single host-endophyte </w:t>
      </w:r>
      <w:del w:id="947" w:author="Arnold, Betsy - (fungi)" w:date="2024-10-07T11:23:00Z">
        <w:r>
          <w:rPr/>
          <w:delText xml:space="preserve">interactions </w:delText>
        </w:r>
      </w:del>
      <w:ins w:id="948" w:author="Arnold, Betsy - (fungi)" w:date="2024-10-07T11:23:00Z">
        <w:r>
          <w:rPr/>
          <w:t xml:space="preserve">experiments </w:t>
        </w:r>
      </w:ins>
      <w:r>
        <w:rPr/>
        <w:t>or haphazard field collection</w:t>
      </w:r>
      <w:ins w:id="949" w:author="Arnold, Betsy - (fungi)" w:date="2024-10-07T11:24:00Z">
        <w:r>
          <w:rPr/>
          <w:t>s,</w:t>
        </w:r>
      </w:ins>
      <w:r>
        <w:rPr/>
        <w:t xml:space="preserve"> and build upon them by using multiple host tree species and field inoculated FEF communities.</w:t>
      </w:r>
    </w:p>
    <w:p>
      <w:pPr>
        <w:pStyle w:val="BodyText"/>
        <w:rPr>
          <w:i/>
          <w:i/>
          <w:iCs/>
          <w:del w:id="959" w:author="Bolívar Aponte Rolón" w:date="2024-09-05T16:32:00Z"/>
        </w:rPr>
      </w:pPr>
      <w:del w:id="950" w:author="Bolívar Aponte Rolón" w:date="2024-09-05T16:32:00Z">
        <w:r>
          <w:rPr/>
          <w:delText xml:space="preserve">Our GLMM analysis allowed us to look at FEF and leaf traits at the same time; for herbivory damage we observed only LMA, LT and </w:delText>
        </w:r>
      </w:del>
      <w:del w:id="951" w:author="Bolívar Aponte Rolón" w:date="2024-08-19T15:48:00Z">
        <w:r>
          <w:rPr>
            <w:i/>
            <w:iCs/>
          </w:rPr>
          <w:delText>E+</w:delText>
        </w:r>
      </w:del>
      <w:del w:id="952" w:author="Bolívar Aponte Rolón" w:date="2024-09-05T16:32:00Z">
        <w:r>
          <w:rPr>
            <w:i/>
            <w:iCs/>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953" w:author="Bolívar Aponte Rolón" w:date="2024-08-19T15:48:00Z">
        <w:r>
          <w:rPr>
            <w:i/>
            <w:iCs/>
          </w:rPr>
          <w:delText>E+</w:delText>
        </w:r>
      </w:del>
      <w:del w:id="954" w:author="Bolívar Aponte Rolón" w:date="2024-09-05T16:32:00Z">
        <w:r>
          <w:rPr>
            <w:i/>
            <w:iCs/>
          </w:rPr>
          <w:delText xml:space="preserve"> group positively correlating to herbivory and </w:delText>
        </w:r>
      </w:del>
      <w:del w:id="955" w:author="Bolívar Aponte Rolón" w:date="2024-08-19T15:47:00Z">
        <w:r>
          <w:rPr>
            <w:i/>
            <w:iCs/>
          </w:rPr>
          <w:delText>E-</w:delText>
        </w:r>
      </w:del>
      <w:del w:id="956" w:author="Bolívar Aponte Rolón" w:date="2024-09-05T16:32:00Z">
        <w:r>
          <w:rPr>
            <w:i/>
            <w:iCs/>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957" w:author="Bolívar Aponte Rolón" w:date="2024-08-19T15:48:00Z">
        <w:r>
          <w:rPr>
            <w:i/>
            <w:iCs/>
          </w:rPr>
          <w:delText>E+</w:delText>
        </w:r>
      </w:del>
      <w:del w:id="958" w:author="Bolívar Aponte Rolón" w:date="2024-09-05T16:32:00Z">
        <w:r>
          <w:rPr/>
          <w:delText xml:space="preserve"> treatment group, also played a strong role in predicting herbivory, but less so diversity and community composition. </w:delText>
        </w:r>
      </w:del>
    </w:p>
    <w:p>
      <w:pPr>
        <w:pStyle w:val="BodyText"/>
        <w:rPr>
          <w:i/>
          <w:i/>
          <w:iCs/>
          <w:del w:id="989" w:author="Bolívar Aponte Rolón" w:date="2024-09-05T16:32:00Z"/>
        </w:rPr>
      </w:pPr>
      <w:del w:id="960" w:author="Bolívar Aponte Rolón" w:date="2024-09-05T16:32:00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961" w:author="Bolívar Aponte Rolón" w:date="2024-08-19T15:48:00Z">
        <w:r>
          <w:rPr>
            <w:i/>
            <w:iCs/>
          </w:rPr>
          <w:delText>E+</w:delText>
        </w:r>
      </w:del>
      <w:del w:id="962" w:author="Bolívar Aponte Rolón" w:date="2024-09-05T16:32:00Z">
        <w:r>
          <w:rPr>
            <w:i/>
            <w:iCs/>
          </w:rPr>
          <w:delText xml:space="preserve"> group had equal or slightly higher pathogen damage than the </w:delText>
        </w:r>
      </w:del>
      <w:del w:id="963" w:author="Bolívar Aponte Rolón" w:date="2024-08-19T15:47:00Z">
        <w:r>
          <w:rPr>
            <w:i/>
            <w:iCs/>
          </w:rPr>
          <w:delText>E-</w:delText>
        </w:r>
      </w:del>
      <w:del w:id="964" w:author="Bolívar Aponte Rolón" w:date="2024-09-05T16:32:00Z">
        <w:r>
          <w:rPr>
            <w:i/>
            <w:iCs/>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965" w:author="Bolívar Aponte Rolón" w:date="2024-08-19T15:48:00Z">
        <w:r>
          <w:rPr>
            <w:i/>
            <w:iCs/>
          </w:rPr>
          <w:delText>E+</w:delText>
        </w:r>
      </w:del>
      <w:del w:id="966" w:author="Bolívar Aponte Rolón" w:date="2024-09-05T16:32:00Z">
        <w:r>
          <w:rPr>
            <w:i/>
            <w:iCs/>
          </w:rPr>
          <w:delText xml:space="preserve"> group as Shannon diversity increased, but the </w:delText>
        </w:r>
      </w:del>
      <w:del w:id="967" w:author="Bolívar Aponte Rolón" w:date="2024-08-19T15:47:00Z">
        <w:r>
          <w:rPr>
            <w:i/>
            <w:iCs/>
          </w:rPr>
          <w:delText>E-</w:delText>
        </w:r>
      </w:del>
      <w:del w:id="968" w:author="Bolívar Aponte Rolón" w:date="2024-09-05T16:32:00Z">
        <w:r>
          <w:rPr/>
          <w:delText xml:space="preserve"> group did not (Figure S8e). González-Tauber (2016) found the opposite trend when examining </w:delText>
        </w:r>
      </w:del>
      <w:del w:id="969" w:author="Bolívar Aponte Rolón" w:date="2024-09-05T16:32:00Z">
        <w:r>
          <w:rPr>
            <w:i/>
            <w:iCs/>
          </w:rPr>
          <w:delText>in vitro</w:delText>
        </w:r>
      </w:del>
      <w:del w:id="970" w:author="Bolívar Aponte Rolón" w:date="2024-09-05T16:32:00Z">
        <w:r>
          <w:rPr/>
          <w:delText xml:space="preserve"> the inhibitory effects of the most abundant genera (</w:delText>
        </w:r>
      </w:del>
      <w:del w:id="971" w:author="Bolívar Aponte Rolón" w:date="2024-09-05T16:32:00Z">
        <w:r>
          <w:rPr>
            <w:i/>
            <w:iCs/>
          </w:rPr>
          <w:delText>Mycosphaerella</w:delText>
        </w:r>
      </w:del>
      <w:del w:id="972" w:author="Bolívar Aponte Rolón" w:date="2024-09-05T16:32:00Z">
        <w:r>
          <w:rPr/>
          <w:delText xml:space="preserve"> sp., </w:delText>
        </w:r>
      </w:del>
      <w:del w:id="973" w:author="Bolívar Aponte Rolón" w:date="2024-09-05T16:32:00Z">
        <w:r>
          <w:rPr>
            <w:i/>
            <w:iCs/>
          </w:rPr>
          <w:delText>Xylaria</w:delText>
        </w:r>
      </w:del>
      <w:del w:id="974" w:author="Bolívar Aponte Rolón" w:date="2024-09-05T16:32:00Z">
        <w:r>
          <w:rPr/>
          <w:delText xml:space="preserve"> sp., </w:delText>
        </w:r>
      </w:del>
      <w:del w:id="975" w:author="Bolívar Aponte Rolón" w:date="2024-09-05T16:32:00Z">
        <w:r>
          <w:rPr>
            <w:i/>
            <w:iCs/>
          </w:rPr>
          <w:delText>Diaporthe</w:delText>
        </w:r>
      </w:del>
      <w:del w:id="976" w:author="Bolívar Aponte Rolón" w:date="2024-09-05T16:32:00Z">
        <w:r>
          <w:rPr/>
          <w:delText xml:space="preserve"> sp., and </w:delText>
        </w:r>
      </w:del>
      <w:del w:id="977" w:author="Bolívar Aponte Rolón" w:date="2024-09-05T16:32:00Z">
        <w:r>
          <w:rPr>
            <w:i/>
            <w:iCs/>
          </w:rPr>
          <w:delText>Penicillium</w:delText>
        </w:r>
      </w:del>
      <w:del w:id="978" w:author="Bolívar Aponte Rolón" w:date="2024-09-05T16:32:00Z">
        <w:r>
          <w:rPr/>
          <w:delText xml:space="preserve"> sp.) in FEF communities isolated from the southern temperate tree </w:delText>
        </w:r>
      </w:del>
      <w:del w:id="979" w:author="Bolívar Aponte Rolón" w:date="2024-09-05T16:32:00Z">
        <w:r>
          <w:rPr>
            <w:i/>
            <w:iCs/>
          </w:rPr>
          <w:delText>Embothrium coccineum</w:delText>
        </w:r>
      </w:del>
      <w:del w:id="980" w:author="Bolívar Aponte Rolón" w:date="2024-09-05T16:32:00Z">
        <w:r>
          <w:rPr/>
          <w:delText xml:space="preserve"> against three common pathogens (</w:delText>
        </w:r>
      </w:del>
      <w:del w:id="981" w:author="Bolívar Aponte Rolón" w:date="2024-09-05T16:32:00Z">
        <w:r>
          <w:rPr>
            <w:i/>
            <w:iCs/>
          </w:rPr>
          <w:delText>Botrytis cinerea</w:delText>
        </w:r>
      </w:del>
      <w:del w:id="982" w:author="Bolívar Aponte Rolón" w:date="2024-09-05T16:32:00Z">
        <w:r>
          <w:rPr/>
          <w:delText xml:space="preserve">, </w:delText>
        </w:r>
      </w:del>
      <w:del w:id="983" w:author="Bolívar Aponte Rolón" w:date="2024-09-05T16:32:00Z">
        <w:r>
          <w:rPr>
            <w:i/>
            <w:iCs/>
          </w:rPr>
          <w:delText>Fusarium oxysporum</w:delText>
        </w:r>
      </w:del>
      <w:del w:id="984" w:author="Bolívar Aponte Rolón" w:date="2024-09-05T16:32:00Z">
        <w:r>
          <w:rPr/>
          <w:delText xml:space="preserve"> and </w:delText>
        </w:r>
      </w:del>
      <w:del w:id="985" w:author="Bolívar Aponte Rolón" w:date="2024-09-05T16:32:00Z">
        <w:r>
          <w:rPr>
            <w:i/>
            <w:iCs/>
          </w:rPr>
          <w:delText>Ceratocystis pilifera</w:delText>
        </w:r>
      </w:del>
      <w:del w:id="986" w:author="Bolívar Aponte Rolón" w:date="2024-09-05T16:32:00Z">
        <w:r>
          <w:rPr/>
          <w:delText xml:space="preserve">). In our case, it is possible that the FEF abundance and diversity acquired from spore-fall have a synergistic interaction with </w:delText>
        </w:r>
      </w:del>
      <w:del w:id="987" w:author="Bolívar Aponte Rolón" w:date="2024-09-05T16:32:00Z">
        <w:r>
          <w:rPr>
            <w:i/>
            <w:iCs/>
          </w:rPr>
          <w:delText>Calonectria</w:delText>
        </w:r>
      </w:del>
      <w:del w:id="988" w:author="Bolívar Aponte Rolón" w:date="2024-09-05T16:32:00Z">
        <w:r>
          <w:rPr/>
          <w:delText xml:space="preserve"> sp., thus outweighing any benefits provided by single-species interactions, ultimately increasing pathogen damage intensity.</w:delText>
        </w:r>
      </w:del>
    </w:p>
    <w:p>
      <w:pPr>
        <w:pStyle w:val="BodyText"/>
        <w:rPr>
          <w:i/>
          <w:i/>
          <w:iCs/>
          <w:ins w:id="994" w:author="Arnold, Betsy - (fungi)" w:date="2024-10-07T11:26:00Z"/>
        </w:rPr>
      </w:pPr>
      <w:del w:id="990" w:author="Bolívar Aponte Rolón" w:date="2024-09-05T16:32:00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991" w:author="Bolívar Aponte Rolón" w:date="2024-09-05T16:32:00Z">
        <w:r>
          <w:rPr>
            <w:i/>
            <w:iCs/>
          </w:rPr>
          <w:delText>Dypteryx</w:delText>
        </w:r>
      </w:del>
      <w:ins w:id="992" w:author="Bolívar Aponte Rolón" w:date="2024-09-24T16:24:00Z">
        <w:r>
          <w:rPr>
            <w:i/>
            <w:iCs/>
          </w:rPr>
          <w:t>Dipteryx</w:t>
        </w:r>
      </w:ins>
      <w:del w:id="993" w:author="Bolívar Aponte Rolón" w:date="2024-09-05T16:32:00Z">
        <w:r>
          <w:rPr>
            <w:i/>
            <w:iCs/>
          </w:rPr>
          <w:delText xml:space="preserve"> sp.) or had much variability (i.e., C. alliodora) (Figure 5a). Species with relatively high values of ACI, LMA, and LPS like C. cainito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p>
    <w:p>
      <w:pPr>
        <w:pStyle w:val="BodyText"/>
        <w:rPr/>
      </w:pPr>
      <w:ins w:id="995" w:author="Bolívar Aponte Rolón" w:date="2024-09-05T16:32:00Z">
        <w:del w:id="996" w:author="Arnold, Betsy - (fungi)" w:date="2024-10-07T11:26:00Z">
          <w:r>
            <w:rPr/>
            <w:delText>The leaf economic spectrum (LES) provides a framework for interpreting results based on the functional traits that can have an important role in understanding tripartite</w:delText>
          </w:r>
        </w:del>
      </w:ins>
      <w:del w:id="997" w:author="Bolívar Aponte Rolón" w:date="2024-10-08T11:36:04Z">
        <w:r>
          <w:rPr/>
          <w:commentReference w:id="13"/>
        </w:r>
      </w:del>
      <w:ins w:id="998" w:author="Bolívar Aponte Rolón" w:date="2024-09-05T16:32:00Z">
        <w:del w:id="999" w:author="Arnold, Betsy - (fungi)" w:date="2024-10-07T11:26:00Z">
          <w:r>
            <w:rPr/>
            <w:delText xml:space="preserve"> plant-insect-pathogen interaction</w:delText>
          </w:r>
        </w:del>
      </w:ins>
      <w:ins w:id="1000" w:author="Van Bael, Sunshine A" w:date="2024-09-17T15:07:00Z">
        <w:del w:id="1001" w:author="Arnold, Betsy - (fungi)" w:date="2024-10-07T11:26:00Z">
          <w:r>
            <w:rPr/>
            <w:delText>s</w:delText>
          </w:r>
        </w:del>
      </w:ins>
      <w:ins w:id="1002" w:author="Bolívar Aponte Rolón" w:date="2024-09-05T16:32:00Z">
        <w:del w:id="1003" w:author="Arnold, Betsy - (fungi)" w:date="2024-10-07T11:26:00Z">
          <w:r>
            <w:rPr/>
            <w:delText xml:space="preserve">. </w:delText>
          </w:r>
        </w:del>
      </w:ins>
      <w:ins w:id="1004" w:author="Bolívar Aponte Rolón" w:date="2024-09-05T16:32:00Z">
        <w:del w:id="1005" w:author="Arnold, Betsy - (fungi)" w:date="2024-10-07T11:28:00Z">
          <w:r>
            <w:rPr/>
            <w:delText xml:space="preserve">The LES describes how LFTs with high values are characteristic of long-lived versus short-lived leaves </w:delText>
          </w:r>
        </w:del>
      </w:ins>
      <w:ins w:id="1006" w:author="Van Bael, Sunshine A" w:date="2024-09-17T15:08:00Z">
        <w:del w:id="1007" w:author="Arnold, Betsy - (fungi)" w:date="2024-10-07T11:28:00Z">
          <w:r>
            <w:rPr/>
            <w:delText>(</w:delText>
          </w:r>
        </w:del>
      </w:ins>
      <w:del w:id="1008" w:author="Arnold, Betsy - (fungi)" w:date="2024-10-07T11:28:00Z">
        <w:r>
          <w:rPr/>
          <w:delText xml:space="preserve">Poorter &amp; Bongers (2006). The </w:delText>
        </w:r>
      </w:del>
    </w:p>
    <w:p>
      <w:pPr>
        <w:pStyle w:val="BodyText"/>
        <w:rPr/>
      </w:pPr>
      <w:ins w:id="1009" w:author="Arnold, Betsy - (fungi)" w:date="2024-10-07T11:28:00Z">
        <w:r>
          <w:rPr/>
          <w:t xml:space="preserve">The </w:t>
        </w:r>
      </w:ins>
      <w:ins w:id="1010" w:author="Bolívar Aponte Rolón" w:date="2024-09-05T16:32:00Z">
        <w:r>
          <w:rPr/>
          <w:t>LES</w:t>
        </w:r>
      </w:ins>
      <w:ins w:id="1011" w:author="Arnold, Betsy - (fungi)" w:date="2024-10-07T11:28:00Z">
        <w:r>
          <w:rPr/>
          <w:t>, which describes variation in leaf functional traits,</w:t>
        </w:r>
      </w:ins>
      <w:ins w:id="1012" w:author="Bolívar Aponte Rolón" w:date="2024-09-05T16:32:00Z">
        <w:del w:id="1013" w:author="Arnold, Betsy - (fungi)" w:date="2024-10-07T11:28:00Z">
          <w:r>
            <w:rPr/>
            <w:delText>, thus</w:delText>
          </w:r>
        </w:del>
      </w:ins>
      <w:ins w:id="1014" w:author="Bolívar Aponte Rolón" w:date="2024-09-05T16:32:00Z">
        <w:r>
          <w:rPr/>
          <w:t xml:space="preserve"> acts as a host-imposed filter </w:t>
        </w:r>
      </w:ins>
      <w:ins w:id="1015" w:author="Arnold, Betsy - (fungi)" w:date="2024-10-07T11:28:00Z">
        <w:r>
          <w:rPr/>
          <w:t xml:space="preserve">with </w:t>
        </w:r>
      </w:ins>
      <w:ins w:id="1016" w:author="Bolívar Aponte Rolón" w:date="2024-09-05T16:32:00Z">
        <w:r>
          <w:rPr/>
          <w:t xml:space="preserve">which FEF </w:t>
        </w:r>
      </w:ins>
      <w:ins w:id="1017" w:author="Bolívar Aponte Rolón" w:date="2024-09-05T16:32:00Z">
        <w:del w:id="1018" w:author="Arnold, Betsy - (fungi)" w:date="2024-10-07T11:28:00Z">
          <w:r>
            <w:rPr/>
            <w:delText>communities must overcome</w:delText>
          </w:r>
        </w:del>
      </w:ins>
      <w:ins w:id="1019" w:author="Arnold, Betsy - (fungi)" w:date="2024-10-07T11:28:00Z">
        <w:r>
          <w:rPr/>
          <w:t>interact</w:t>
        </w:r>
      </w:ins>
      <w:ins w:id="1020" w:author="Bolívar Aponte Rolón" w:date="2024-09-05T16:32:00Z">
        <w:r>
          <w:rPr/>
          <w:t xml:space="preserve"> to colonize leaf tissue</w:t>
        </w:r>
      </w:ins>
      <w:ins w:id="1021" w:author="Arnold, Betsy - (fungi)" w:date="2024-10-07T11:28:00Z">
        <w:r>
          <w:rPr/>
          <w:t xml:space="preserve"> </w:t>
        </w:r>
      </w:ins>
      <w:ins w:id="1022" w:author="Bolívar Aponte Rolón" w:date="2024-09-05T16:32:00Z">
        <w:del w:id="1023" w:author="Arnold, Betsy - (fungi)" w:date="2024-10-07T11:28:00Z">
          <w:r>
            <w:rPr/>
            <w:delText xml:space="preserve">, assemble, </w:delText>
          </w:r>
        </w:del>
      </w:ins>
      <w:ins w:id="1024" w:author="Bolívar Aponte Rolón" w:date="2024-09-05T16:32:00Z">
        <w:r>
          <w:rPr/>
          <w:t>and carry out their life cycle</w:t>
        </w:r>
      </w:ins>
      <w:ins w:id="1025" w:author="Arnold, Betsy - (fungi)" w:date="2024-10-07T11:28:00Z">
        <w:r>
          <w:rPr/>
          <w:t xml:space="preserve"> (Tellez et al., 2018)</w:t>
        </w:r>
      </w:ins>
      <w:ins w:id="1026" w:author="Bolívar Aponte Rolón" w:date="2024-09-05T16:32:00Z">
        <w:r>
          <w:rPr/>
          <w:t xml:space="preserve">. </w:t>
        </w:r>
      </w:ins>
      <w:ins w:id="1027" w:author="Bolívar Aponte Rolón" w:date="2024-09-05T16:32:00Z">
        <w:del w:id="1028" w:author="Arnold, Betsy - (fungi)" w:date="2024-10-07T11:29:00Z">
          <w:r>
            <w:rPr/>
            <w:delText>Th</w:delText>
          </w:r>
        </w:del>
      </w:ins>
      <w:ins w:id="1029" w:author="Van Bael, Sunshine A" w:date="2024-09-17T15:08:00Z">
        <w:del w:id="1030" w:author="Arnold, Betsy - (fungi)" w:date="2024-10-07T11:29:00Z">
          <w:r>
            <w:rPr/>
            <w:delText>r</w:delText>
          </w:r>
        </w:del>
      </w:ins>
      <w:ins w:id="1031" w:author="Bolívar Aponte Rolón" w:date="2024-09-05T16:32:00Z">
        <w:del w:id="1032" w:author="Arnold, Betsy - (fungi)" w:date="2024-10-07T11:29:00Z">
          <w:r>
            <w:rPr/>
            <w:delText>ough this lens</w:delText>
          </w:r>
        </w:del>
      </w:ins>
      <w:ins w:id="1033" w:author="Arnold, Betsy - (fungi)" w:date="2024-10-07T11:29:00Z">
        <w:r>
          <w:rPr/>
          <w:t>Using the LES as a lens,</w:t>
        </w:r>
      </w:ins>
      <w:ins w:id="1034" w:author="Bolívar Aponte Rolón" w:date="2024-09-05T16:32:00Z">
        <w:r>
          <w:rPr/>
          <w:t xml:space="preserve"> we found partial support for </w:t>
        </w:r>
      </w:ins>
      <w:ins w:id="1035" w:author="Arnold, Betsy - (fungi)" w:date="2024-10-07T11:29:00Z">
        <w:r>
          <w:rPr/>
          <w:t xml:space="preserve">two </w:t>
        </w:r>
      </w:ins>
      <w:ins w:id="1036" w:author="Bolívar Aponte Rolón" w:date="2024-09-05T16:32:00Z">
        <w:r>
          <w:rPr/>
          <w:t>predictions</w:t>
        </w:r>
      </w:ins>
      <w:ins w:id="1037" w:author="Arnold, Betsy - (fungi)" w:date="2024-10-07T11:29:00Z">
        <w:r>
          <w:rPr/>
          <w:t xml:space="preserve">: </w:t>
        </w:r>
      </w:ins>
      <w:ins w:id="1038" w:author="Bolívar Aponte Rolón" w:date="2024-09-05T16:32:00Z">
        <w:del w:id="1039" w:author="Arnold, Betsy - (fungi)" w:date="2024-10-07T11:29:00Z">
          <w:r>
            <w:rPr/>
            <w:delText xml:space="preserve">: 2) </w:delText>
          </w:r>
        </w:del>
      </w:ins>
      <w:ins w:id="1040" w:author="Bolívar Aponte Rolón" w:date="2024-09-05T16:32:00Z">
        <w:r>
          <w:rPr>
            <w:i/>
            <w:iCs/>
          </w:rPr>
          <w:t>tree species with leaf functional traits on the low end of the LES would have less herbivory and pathogen damage when treated with high FEF loads (</w:t>
        </w:r>
      </w:ins>
      <w:ins w:id="1041" w:author="Bolívar Aponte Rolón" w:date="2024-09-05T16:32:00Z">
        <w:r>
          <w:rPr/>
          <w:t>E-high</w:t>
        </w:r>
      </w:ins>
      <w:ins w:id="1042" w:author="Bolívar Aponte Rolón" w:date="2024-09-05T16:32:00Z">
        <w:r>
          <w:rPr>
            <w:i/>
            <w:iCs/>
          </w:rPr>
          <w:t>) compared to their low FEF counterparts (</w:t>
        </w:r>
      </w:ins>
      <w:ins w:id="1043" w:author="Bolívar Aponte Rolón" w:date="2024-09-05T16:32:00Z">
        <w:r>
          <w:rPr/>
          <w:t>E-low</w:t>
        </w:r>
      </w:ins>
      <w:ins w:id="1044" w:author="Bolívar Aponte Rolón" w:date="2024-09-05T16:32:00Z">
        <w:r>
          <w:rPr>
            <w:i/>
            <w:iCs/>
          </w:rPr>
          <w:t>)</w:t>
        </w:r>
      </w:ins>
      <w:ins w:id="1045" w:author="Bolívar Aponte Rolón" w:date="2024-09-05T16:32:00Z">
        <w:r>
          <w:rPr/>
          <w:t xml:space="preserve">; and </w:t>
        </w:r>
      </w:ins>
      <w:ins w:id="1046" w:author="Bolívar Aponte Rolón" w:date="2024-09-05T16:32:00Z">
        <w:del w:id="1047" w:author="Arnold, Betsy - (fungi)" w:date="2024-10-07T11:29:00Z">
          <w:r>
            <w:rPr/>
            <w:delText xml:space="preserve">3) </w:delText>
          </w:r>
        </w:del>
      </w:ins>
      <w:ins w:id="1048" w:author="Bolívar Aponte Rolón" w:date="2024-09-05T16:32:00Z">
        <w:r>
          <w:rPr>
            <w:i/>
            <w:iCs/>
          </w:rPr>
          <w:t>tree species with leaf functional traits o</w:t>
        </w:r>
      </w:ins>
      <w:ins w:id="1049" w:author="Bolívar Aponte Rolón" w:date="2024-09-05T16:32:00Z">
        <w:del w:id="1050" w:author="Van Bael, Sunshine A" w:date="2024-09-17T15:09:00Z">
          <w:r>
            <w:rPr>
              <w:i/>
              <w:iCs/>
            </w:rPr>
            <w:delText>f</w:delText>
          </w:r>
        </w:del>
      </w:ins>
      <w:ins w:id="1051" w:author="Van Bael, Sunshine A" w:date="2024-09-17T15:09:00Z">
        <w:r>
          <w:rPr>
            <w:i/>
            <w:iCs/>
          </w:rPr>
          <w:t>n</w:t>
        </w:r>
      </w:ins>
      <w:ins w:id="1052" w:author="Bolívar Aponte Rolón" w:date="2024-09-05T16:32:00Z">
        <w:r>
          <w:rPr>
            <w:i/>
            <w:iCs/>
          </w:rPr>
          <w:t xml:space="preserve"> the high side of the LES treated with high FEF loads (</w:t>
        </w:r>
      </w:ins>
      <w:ins w:id="1053" w:author="Bolívar Aponte Rolón" w:date="2024-09-05T16:32:00Z">
        <w:r>
          <w:rPr/>
          <w:t>E-high</w:t>
        </w:r>
      </w:ins>
      <w:ins w:id="1054" w:author="Bolívar Aponte Rolón" w:date="2024-09-05T16:32:00Z">
        <w:r>
          <w:rPr>
            <w:i/>
            <w:iCs/>
          </w:rPr>
          <w:t>) would have no differences in herbivory and pathogen damage compared to their low FEF counterparts (</w:t>
        </w:r>
      </w:ins>
      <w:ins w:id="1055" w:author="Bolívar Aponte Rolón" w:date="2024-09-05T16:32:00Z">
        <w:r>
          <w:rPr/>
          <w:t>E-low</w:t>
        </w:r>
      </w:ins>
      <w:ins w:id="1056" w:author="Bolívar Aponte Rolón" w:date="2024-09-05T16:32:00Z">
        <w:r>
          <w:rPr>
            <w:i/>
            <w:iCs/>
          </w:rPr>
          <w:t>)</w:t>
        </w:r>
      </w:ins>
      <w:ins w:id="1057" w:author="Bolívar Aponte Rolón" w:date="2024-09-05T16:32:00Z">
        <w:r>
          <w:rPr/>
          <w:t xml:space="preserve">. </w:t>
        </w:r>
      </w:ins>
      <w:ins w:id="1058" w:author="Bolívar Aponte Rolón" w:date="2024-09-05T16:32:00Z">
        <w:del w:id="1059" w:author="Arnold, Betsy - (fungi)" w:date="2024-10-07T11:29:00Z">
          <w:r>
            <w:rPr/>
            <w:delText>While</w:delText>
          </w:r>
        </w:del>
      </w:ins>
      <w:ins w:id="1060" w:author="Arnold, Betsy - (fungi)" w:date="2024-10-07T11:29:00Z">
        <w:r>
          <w:rPr/>
          <w:t>Although</w:t>
        </w:r>
      </w:ins>
      <w:ins w:id="1061" w:author="Bolívar Aponte Rolón" w:date="2024-09-05T16:32:00Z">
        <w:r>
          <w:rPr/>
          <w:t xml:space="preserve"> we did not measure leaf lifespan directly, we interpret </w:t>
        </w:r>
      </w:ins>
      <w:ins w:id="1062" w:author="Bolívar Aponte Rolón" w:date="2024-09-05T16:32:00Z">
        <w:del w:id="1063" w:author="Arnold, Betsy - (fungi)" w:date="2024-10-07T11:29:00Z">
          <w:r>
            <w:rPr/>
            <w:delText>the values obtained for the LFT</w:delText>
          </w:r>
        </w:del>
      </w:ins>
      <w:ins w:id="1064" w:author="Arnold, Betsy - (fungi)" w:date="2024-10-07T11:30:00Z">
        <w:r>
          <w:rPr/>
          <w:t xml:space="preserve">our measurements of leaf functional traits </w:t>
        </w:r>
      </w:ins>
      <w:ins w:id="1065" w:author="Bolívar Aponte Rolón" w:date="2024-09-05T16:32:00Z">
        <w:del w:id="1066" w:author="Arnold, Betsy - (fungi)" w:date="2024-10-07T11:29:00Z">
          <w:r>
            <w:rPr/>
            <w:delText xml:space="preserve">s we measured </w:delText>
          </w:r>
        </w:del>
      </w:ins>
      <w:ins w:id="1067" w:author="Bolívar Aponte Rolón" w:date="2024-09-05T16:32:00Z">
        <w:r>
          <w:rPr/>
          <w:t>as proxies for leaf lifespan, with the caveat that the traits were measured on seedlings and leaves were relatively young (&lt; 150 days</w:t>
        </w:r>
      </w:ins>
      <w:ins w:id="1068" w:author="Van Bael, Sunshine A" w:date="2024-09-17T15:10:00Z">
        <w:r>
          <w:rPr/>
          <w:t xml:space="preserve"> old</w:t>
        </w:r>
      </w:ins>
      <w:ins w:id="1069" w:author="Bolívar Aponte Rolón" w:date="2024-09-05T16:32:00Z">
        <w:r>
          <w:rPr/>
          <w:t xml:space="preserve">). </w:t>
        </w:r>
      </w:ins>
      <w:ins w:id="1070" w:author="Bolívar Aponte Rolón" w:date="2024-09-05T16:32:00Z">
        <w:del w:id="1071" w:author="Sanchez, Mareli" w:date="2024-09-19T17:05:00Z">
          <w:r>
            <w:rPr/>
            <w:delText xml:space="preserve">We saw that </w:delText>
          </w:r>
        </w:del>
      </w:ins>
      <w:ins w:id="1072" w:author="Sanchez, Mareli" w:date="2024-09-19T17:05:00Z">
        <w:r>
          <w:rPr/>
          <w:t>S</w:t>
        </w:r>
      </w:ins>
      <w:ins w:id="1073" w:author="Bolívar Aponte Rolón" w:date="2024-09-05T16:32:00Z">
        <w:del w:id="1074" w:author="Sanchez, Mareli" w:date="2024-09-19T17:05:00Z">
          <w:r>
            <w:rPr/>
            <w:delText>s</w:delText>
          </w:r>
        </w:del>
      </w:ins>
      <w:ins w:id="1075" w:author="Bolívar Aponte Rolón" w:date="2024-09-05T16:32:00Z">
        <w:r>
          <w:rPr/>
          <w:t>pecies with relatively low values of ACI, LMA, and LPS (Figures S2 - S5) constrained in the PC1 axis (Figure 4b) experienced very little herbivory damage (</w:t>
        </w:r>
      </w:ins>
      <w:ins w:id="1076" w:author="Arnold, Betsy - (fungi)" w:date="2024-10-07T11:30:00Z">
        <w:r>
          <w:rPr/>
          <w:t>e.g.</w:t>
        </w:r>
      </w:ins>
      <w:ins w:id="1077" w:author="Bolívar Aponte Rolón" w:date="2024-09-05T16:32:00Z">
        <w:del w:id="1078" w:author="Arnold, Betsy - (fungi)" w:date="2024-10-07T11:30:00Z">
          <w:r>
            <w:rPr/>
            <w:delText>i.</w:delText>
          </w:r>
        </w:del>
      </w:ins>
      <w:del w:id="1079" w:author="Bolívar Aponte Rolón" w:date="2024-10-08T11:35:56Z">
        <w:r>
          <w:rPr/>
          <w:commentReference w:id="14"/>
        </w:r>
      </w:del>
      <w:ins w:id="1080" w:author="Bolívar Aponte Rolón" w:date="2024-09-05T16:32:00Z">
        <w:del w:id="1081" w:author="Arnold, Betsy - (fungi)" w:date="2024-10-07T11:30:00Z">
          <w:r>
            <w:rPr/>
            <w:delText>e.</w:delText>
          </w:r>
        </w:del>
      </w:ins>
      <w:ins w:id="1082" w:author="Bolívar Aponte Rolón" w:date="2024-09-05T16:32:00Z">
        <w:r>
          <w:rPr/>
          <w:t xml:space="preserve">, </w:t>
        </w:r>
      </w:ins>
      <w:ins w:id="1083" w:author="Bolívar Aponte Rolón" w:date="2024-09-05T16:32:00Z">
        <w:r>
          <w:rPr>
            <w:i/>
            <w:iCs/>
          </w:rPr>
          <w:t>Dipteryx</w:t>
        </w:r>
      </w:ins>
      <w:ins w:id="1084" w:author="Bolívar Aponte Rolón" w:date="2024-09-05T16:32:00Z">
        <w:r>
          <w:rPr/>
          <w:t xml:space="preserve"> sp.) or </w:t>
        </w:r>
      </w:ins>
      <w:ins w:id="1085" w:author="Bolívar Aponte Rolón" w:date="2024-09-05T16:32:00Z">
        <w:del w:id="1086" w:author="Arnold, Betsy - (fungi)" w:date="2024-10-07T11:30:00Z">
          <w:r>
            <w:rPr/>
            <w:delText>had much</w:delText>
          </w:r>
        </w:del>
      </w:ins>
      <w:ins w:id="1087" w:author="Arnold, Betsy - (fungi)" w:date="2024-10-07T11:30:00Z">
        <w:r>
          <w:rPr/>
          <w:t>were highly</w:t>
        </w:r>
      </w:ins>
      <w:ins w:id="1088" w:author="Bolívar Aponte Rolón" w:date="2024-09-05T16:32:00Z">
        <w:r>
          <w:rPr/>
          <w:t xml:space="preserve"> variabil</w:t>
        </w:r>
      </w:ins>
      <w:ins w:id="1089" w:author="Arnold, Betsy - (fungi)" w:date="2024-10-07T11:30:00Z">
        <w:r>
          <w:rPr/>
          <w:t>e</w:t>
        </w:r>
      </w:ins>
      <w:ins w:id="1090" w:author="Bolívar Aponte Rolón" w:date="2024-09-05T16:32:00Z">
        <w:del w:id="1091" w:author="Arnold, Betsy - (fungi)" w:date="2024-10-07T11:30:00Z">
          <w:r>
            <w:rPr/>
            <w:delText>ity</w:delText>
          </w:r>
        </w:del>
      </w:ins>
      <w:ins w:id="1092" w:author="Bolívar Aponte Rolón" w:date="2024-09-05T16:32:00Z">
        <w:r>
          <w:rPr/>
          <w:t xml:space="preserve"> (i.e., </w:t>
        </w:r>
      </w:ins>
      <w:ins w:id="1093" w:author="Bolívar Aponte Rolón" w:date="2024-09-05T16:32:00Z">
        <w:r>
          <w:rPr>
            <w:i/>
            <w:iCs/>
          </w:rPr>
          <w:t>C. alliodora</w:t>
        </w:r>
      </w:ins>
      <w:ins w:id="1094" w:author="Bolívar Aponte Rolón" w:date="2024-09-05T16:32:00Z">
        <w:r>
          <w:rPr/>
          <w:t xml:space="preserve">) (Figure 5a), regardless of endophyte treatment. Overall, </w:t>
        </w:r>
      </w:ins>
      <w:ins w:id="1095" w:author="Bolívar Aponte Rolón" w:date="2024-09-05T16:32:00Z">
        <w:del w:id="1096" w:author="Arnold, Betsy - (fungi)" w:date="2024-10-07T11:30:00Z">
          <w:r>
            <w:rPr/>
            <w:delText>S</w:delText>
          </w:r>
        </w:del>
      </w:ins>
      <w:ins w:id="1097" w:author="Arnold, Betsy - (fungi)" w:date="2024-10-07T11:30:00Z">
        <w:r>
          <w:rPr/>
          <w:t>s</w:t>
        </w:r>
      </w:ins>
      <w:ins w:id="1098" w:author="Bolívar Aponte Rolón" w:date="2024-09-05T16:32:00Z">
        <w:r>
          <w:rPr/>
          <w:t xml:space="preserve">pecies with relatively high values of ACI, LMA, and LPS like </w:t>
        </w:r>
      </w:ins>
      <w:ins w:id="1099" w:author="Bolívar Aponte Rolón" w:date="2024-09-05T16:32:00Z">
        <w:r>
          <w:rPr>
            <w:i/>
            <w:iCs/>
          </w:rPr>
          <w:t>C. cainito</w:t>
        </w:r>
      </w:ins>
      <w:ins w:id="1100" w:author="Bolívar Aponte Rolón" w:date="2024-09-05T16:32:00Z">
        <w:r>
          <w:rPr/>
          <w:t xml:space="preserve"> experienced low to moderate herbivory damage (Figure 5a). </w:t>
        </w:r>
      </w:ins>
      <w:del w:id="1101" w:author="Bolívar Aponte Rolón" w:date="2024-10-08T11:35:53Z">
        <w:r>
          <w:rPr/>
          <w:commentReference w:id="15"/>
        </w:r>
      </w:del>
      <w:ins w:id="1102" w:author="Bolívar Aponte Rolón" w:date="2024-09-05T16:32:00Z">
        <w:del w:id="1103" w:author="Sanchez, Mareli" w:date="2024-09-19T17:10:00Z">
          <w:r>
            <w:rPr>
              <w:i/>
              <w:iCs/>
            </w:rPr>
            <w:delText>,</w:delText>
          </w:r>
        </w:del>
      </w:ins>
      <w:ins w:id="1104" w:author="Van Bael, Sunshine A" w:date="2024-09-17T15:11:00Z">
        <w:del w:id="1105" w:author="Bolívar Aponte Rolón" w:date="2024-09-24T16:49:00Z">
          <w:r>
            <w:rPr>
              <w:i/>
              <w:iCs/>
            </w:rPr>
            <w:delText xml:space="preserve"> that</w:delText>
          </w:r>
        </w:del>
      </w:ins>
      <w:del w:id="1106" w:author="Bolívar Aponte Rolón" w:date="2024-10-08T11:35:49Z">
        <w:r>
          <w:rPr/>
          <w:commentReference w:id="16"/>
        </w:r>
      </w:del>
    </w:p>
    <w:p>
      <w:pPr>
        <w:pStyle w:val="BodyText"/>
        <w:rPr/>
      </w:pPr>
      <w:ins w:id="1107" w:author="Bolívar Aponte Rolón" w:date="2024-09-05T16:32:00Z">
        <w:r>
          <w:rPr/>
          <w:t xml:space="preserve">Our GLMM analysis allowed us to look at FEF and leaf traits at the same time; </w:t>
        </w:r>
      </w:ins>
      <w:ins w:id="1108" w:author="Bolívar Aponte Rolón" w:date="2024-09-05T16:32:00Z">
        <w:del w:id="1109" w:author="Sanchez, Mareli" w:date="2024-09-20T16:34:00Z">
          <w:r>
            <w:rPr/>
            <w:delText xml:space="preserve">for herbivory damage </w:delText>
          </w:r>
        </w:del>
      </w:ins>
      <w:ins w:id="1110" w:author="Bolívar Aponte Rolón" w:date="2024-09-05T16:32:00Z">
        <w:r>
          <w:rPr/>
          <w:t xml:space="preserve">we observed only LMA, LT and </w:t>
        </w:r>
      </w:ins>
      <w:ins w:id="1111" w:author="Bolívar Aponte Rolón" w:date="2024-09-05T16:32:00Z">
        <w:r>
          <w:rPr>
            <w:i/>
            <w:iCs/>
          </w:rPr>
          <w:t>E-high</w:t>
        </w:r>
      </w:ins>
      <w:ins w:id="1112" w:author="Bolívar Aponte Rolón" w:date="2024-09-05T16:32:00Z">
        <w:r>
          <w:rPr/>
          <w:t xml:space="preserve"> treatment group as strong predictors</w:t>
        </w:r>
      </w:ins>
      <w:ins w:id="1113" w:author="Sanchez, Mareli" w:date="2024-09-20T16:34:00Z">
        <w:r>
          <w:rPr/>
          <w:t xml:space="preserve"> of herbivory damage</w:t>
        </w:r>
      </w:ins>
      <w:ins w:id="1114" w:author="Bolívar Aponte Rolón" w:date="2024-09-05T16:32:00Z">
        <w:r>
          <w:rPr/>
          <w:t xml:space="preserve"> (</w:t>
        </w:r>
      </w:ins>
      <w:hyperlink w:anchor="tbl-tableGLMM">
        <w:ins w:id="1115" w:author="Bolívar Aponte Rolón" w:date="2024-09-05T16:32:00Z">
          <w:r>
            <w:rPr>
              <w:rStyle w:val="Hyperlink"/>
            </w:rPr>
            <w:t>Table 5</w:t>
          </w:r>
        </w:ins>
      </w:hyperlink>
      <w:ins w:id="1116" w:author="Bolívar Aponte Rolón" w:date="2024-09-05T16:32:00Z">
        <w:r>
          <w:rPr/>
          <w:t>). Using data from all the assays in simple linear regressions, FEF diversity and community composition correlated negatively with herbivory damage</w:t>
        </w:r>
      </w:ins>
      <w:ins w:id="1117" w:author="Bolívar Aponte Rolón" w:date="2024-09-05T16:32:00Z">
        <w:del w:id="1118" w:author="Arnold, Betsy - (fungi)" w:date="2024-10-07T11:31:00Z">
          <w:r>
            <w:rPr/>
            <w:delText>, since we saw reduced herbivory as Shannon diversity index increased</w:delText>
          </w:r>
        </w:del>
      </w:ins>
      <w:ins w:id="1119" w:author="Bolívar Aponte Rolón" w:date="2024-09-05T16:32:00Z">
        <w:r>
          <w:rPr/>
          <w:t xml:space="preserve"> (</w:t>
        </w:r>
      </w:ins>
      <w:hyperlink w:anchor="tbl-linearreg">
        <w:ins w:id="1120" w:author="Bolívar Aponte Rolón" w:date="2024-09-05T16:32:00Z">
          <w:r>
            <w:rPr>
              <w:rStyle w:val="Hyperlink"/>
            </w:rPr>
            <w:t>Table 4</w:t>
          </w:r>
        </w:ins>
      </w:hyperlink>
      <w:ins w:id="1121" w:author="Bolívar Aponte Rolón" w:date="2024-09-05T16:32:00Z">
        <w:r>
          <w:rPr/>
          <w:t xml:space="preserve">; black regression line in Figure S7e). As a caveat to these results, we saw an inverse relationship between the treatment groups with the </w:t>
        </w:r>
      </w:ins>
      <w:ins w:id="1122" w:author="Bolívar Aponte Rolón" w:date="2024-09-05T16:32:00Z">
        <w:r>
          <w:rPr>
            <w:i/>
            <w:iCs/>
          </w:rPr>
          <w:t>E-high</w:t>
        </w:r>
      </w:ins>
      <w:ins w:id="1123" w:author="Bolívar Aponte Rolón" w:date="2024-09-05T16:32:00Z">
        <w:r>
          <w:rPr/>
          <w:t xml:space="preserve"> group positively correlating to herbivory and </w:t>
        </w:r>
      </w:ins>
      <w:ins w:id="1124" w:author="Bolívar Aponte Rolón" w:date="2024-09-05T16:32:00Z">
        <w:r>
          <w:rPr>
            <w:i/>
            <w:iCs/>
          </w:rPr>
          <w:t>E-low</w:t>
        </w:r>
      </w:ins>
      <w:ins w:id="1125" w:author="Bolívar Aponte Rolón" w:date="2024-09-05T16:32:00Z">
        <w:r>
          <w:rPr/>
          <w:t xml:space="preserve"> group negatively correlating to herbivory (</w:t>
        </w:r>
      </w:ins>
      <w:hyperlink w:anchor="tbl-linearreg">
        <w:ins w:id="1126" w:author="Bolívar Aponte Rolón" w:date="2024-09-05T16:32:00Z">
          <w:r>
            <w:rPr>
              <w:rStyle w:val="Hyperlink"/>
            </w:rPr>
            <w:t>Table 4</w:t>
          </w:r>
        </w:ins>
      </w:hyperlink>
      <w:ins w:id="1127" w:author="Bolívar Aponte Rolón" w:date="2024-09-05T16:32:00Z">
        <w:r>
          <w:rPr/>
          <w:t>; yellow and pink regression lines, respectively, in Figure S7e). The contrast between GLMM andsimple linear regressions point to the nuanced role of FEF diversity in combating herbivory; LMA and LT</w:t>
        </w:r>
      </w:ins>
      <w:ins w:id="1128" w:author="Bolívar Aponte Rolón" w:date="2024-09-05T16:32:00Z">
        <w:del w:id="1129" w:author="Arnold, Betsy - (fungi)" w:date="2024-10-07T11:31:00Z">
          <w:r>
            <w:rPr/>
            <w:delText>,</w:delText>
          </w:r>
        </w:del>
      </w:ins>
      <w:ins w:id="1130" w:author="Bolívar Aponte Rolón" w:date="2024-09-05T16:32:00Z">
        <w:r>
          <w:rPr/>
          <w:t xml:space="preserve"> overshadowed FEF diversity in our results. </w:t>
        </w:r>
      </w:ins>
      <w:ins w:id="1131" w:author="Bolívar Aponte Rolón" w:date="2024-09-05T16:32:00Z">
        <w:del w:id="1132" w:author="Arnold, Betsy - (fungi)" w:date="2024-10-07T11:31:00Z">
          <w:r>
            <w:rPr/>
            <w:delText xml:space="preserve">The FEF abundance, measured as </w:delText>
          </w:r>
        </w:del>
      </w:ins>
      <w:ins w:id="1133" w:author="Bolívar Aponte Rolón" w:date="2024-09-05T16:32:00Z">
        <w:del w:id="1134" w:author="Arnold, Betsy - (fungi)" w:date="2024-10-07T11:31:00Z">
          <w:r>
            <w:rPr>
              <w:i/>
              <w:iCs/>
            </w:rPr>
            <w:delText>E-high</w:delText>
          </w:r>
        </w:del>
      </w:ins>
      <w:ins w:id="1135" w:author="Bolívar Aponte Rolón" w:date="2024-09-05T16:32:00Z">
        <w:del w:id="1136" w:author="Arnold, Betsy - (fungi)" w:date="2024-10-07T11:31:00Z">
          <w:r>
            <w:rPr/>
            <w:delText xml:space="preserve"> treatment group, also played a strong role in predicting herbivory, but less so diversity and community composition. </w:delText>
          </w:r>
        </w:del>
      </w:ins>
      <w:del w:id="1137" w:author="Bolívar Aponte Rolón" w:date="2024-10-08T11:17:53Z">
        <w:r>
          <w:rPr/>
          <w:commentReference w:id="17"/>
        </w:r>
      </w:del>
    </w:p>
    <w:p>
      <w:pPr>
        <w:pStyle w:val="BodyText"/>
        <w:rPr>
          <w:ins w:id="1168" w:author="Arnold, Betsy - (fungi)" w:date="2024-10-07T11:32:00Z"/>
        </w:rPr>
      </w:pPr>
      <w:ins w:id="1138" w:author="Bolívar Aponte Rolón" w:date="2024-09-05T16:32:00Z">
        <w:r>
          <w:rPr/>
          <w:t xml:space="preserve">We did not observe the same pattern for pathogen damage </w:t>
        </w:r>
      </w:ins>
      <w:ins w:id="1139" w:author="Bolívar Aponte Rolón" w:date="2024-09-05T16:32:00Z">
        <w:del w:id="1140" w:author="Arnold, Betsy - (fungi)" w:date="2024-10-07T11:32:00Z">
          <w:r>
            <w:rPr/>
            <w:delText>since there</w:delText>
          </w:r>
        </w:del>
      </w:ins>
      <w:ins w:id="1141" w:author="Arnold, Betsy - (fungi)" w:date="2024-10-07T11:32:00Z">
        <w:r>
          <w:rPr/>
          <w:t>. There</w:t>
        </w:r>
      </w:ins>
      <w:ins w:id="1142" w:author="Bolívar Aponte Rolón" w:date="2024-09-05T16:32:00Z">
        <w:r>
          <w:rPr/>
          <w:t xml:space="preserve"> were no significant differences between treatment groups when considering all tree species </w:t>
        </w:r>
      </w:ins>
      <w:ins w:id="1143" w:author="Bolívar Aponte Rolón" w:date="2024-09-05T16:32:00Z">
        <w:del w:id="1144" w:author="Arnold, Betsy - (fungi)" w:date="2024-10-07T11:32:00Z">
          <w:r>
            <w:rPr/>
            <w:delText xml:space="preserve">combined </w:delText>
          </w:r>
        </w:del>
      </w:ins>
      <w:ins w:id="1145" w:author="Arnold, Betsy - (fungi)" w:date="2024-10-07T11:32:00Z">
        <w:r>
          <w:rPr/>
          <w:t xml:space="preserve">together </w:t>
        </w:r>
      </w:ins>
      <w:ins w:id="1146" w:author="Bolívar Aponte Rolón" w:date="2024-09-05T16:32:00Z">
        <w:r>
          <w:rPr/>
          <w:t>(Figure 2b)</w:t>
        </w:r>
      </w:ins>
      <w:ins w:id="1147" w:author="Arnold, Betsy - (fungi)" w:date="2024-10-07T11:32:00Z">
        <w:r>
          <w:rPr/>
          <w:t xml:space="preserve"> or separately</w:t>
        </w:r>
      </w:ins>
      <w:ins w:id="1148" w:author="Bolívar Aponte Rolón" w:date="2024-09-05T16:32:00Z">
        <w:r>
          <w:rPr/>
          <w:t xml:space="preserve">. Like herbivory damage, pathogen damage </w:t>
        </w:r>
      </w:ins>
      <w:ins w:id="1149" w:author="Bolívar Aponte Rolón" w:date="2024-09-05T16:32:00Z">
        <w:del w:id="1150" w:author="Arnold, Betsy - (fungi)" w:date="2024-10-07T11:32:00Z">
          <w:r>
            <w:rPr/>
            <w:delText>was not significantly different</w:delText>
          </w:r>
        </w:del>
      </w:ins>
      <w:ins w:id="1151" w:author="Arnold, Betsy - (fungi)" w:date="2024-10-07T11:32:00Z">
        <w:r>
          <w:rPr/>
          <w:t>did not differ significantly</w:t>
        </w:r>
      </w:ins>
      <w:ins w:id="1152" w:author="Bolívar Aponte Rolón" w:date="2024-09-05T16:32:00Z">
        <w:r>
          <w:rPr/>
          <w:t xml:space="preserve"> across treatment groups per species. Interestingly </w:t>
        </w:r>
      </w:ins>
      <w:ins w:id="1153" w:author="Bolívar Aponte Rolón" w:date="2024-09-05T16:32:00Z">
        <w:del w:id="1154" w:author="Arnold, Betsy - (fungi)" w:date="2024-10-07T11:32:00Z">
          <w:r>
            <w:rPr/>
            <w:delText xml:space="preserve">we saw that the </w:delText>
          </w:r>
        </w:del>
      </w:ins>
      <w:ins w:id="1155" w:author="Arnold, Betsy - (fungi)" w:date="2024-10-07T11:32:00Z">
        <w:r>
          <w:rPr/>
          <w:t xml:space="preserve">the </w:t>
        </w:r>
      </w:ins>
      <w:ins w:id="1156" w:author="Bolívar Aponte Rolón" w:date="2024-09-05T16:32:00Z">
        <w:r>
          <w:rPr>
            <w:i/>
            <w:iCs/>
          </w:rPr>
          <w:t>E-high</w:t>
        </w:r>
      </w:ins>
      <w:ins w:id="1157" w:author="Bolívar Aponte Rolón" w:date="2024-09-05T16:32:00Z">
        <w:r>
          <w:rPr/>
          <w:t xml:space="preserve"> group had equal or slightly higher pathogen damage </w:t>
        </w:r>
      </w:ins>
      <w:ins w:id="1158" w:author="Bolívar Aponte Rolón" w:date="2024-09-05T16:32:00Z">
        <w:del w:id="1159" w:author="Arnold, Betsy - (fungi)" w:date="2024-10-07T11:32:00Z">
          <w:r>
            <w:rPr/>
            <w:delText xml:space="preserve">than </w:delText>
          </w:r>
        </w:del>
      </w:ins>
      <w:ins w:id="1160" w:author="Arnold, Betsy - (fungi)" w:date="2024-10-07T11:32:00Z">
        <w:r>
          <w:rPr/>
          <w:t xml:space="preserve">relative to </w:t>
        </w:r>
      </w:ins>
      <w:ins w:id="1161" w:author="Bolívar Aponte Rolón" w:date="2024-09-05T16:32:00Z">
        <w:r>
          <w:rPr/>
          <w:t xml:space="preserve">the </w:t>
        </w:r>
      </w:ins>
      <w:ins w:id="1162" w:author="Bolívar Aponte Rolón" w:date="2024-09-05T16:32:00Z">
        <w:r>
          <w:rPr>
            <w:i/>
            <w:iCs/>
          </w:rPr>
          <w:t>E-low</w:t>
        </w:r>
      </w:ins>
      <w:ins w:id="1163" w:author="Bolívar Aponte Rolón" w:date="2024-09-05T16:32:00Z">
        <w:r>
          <w:rPr/>
          <w:t xml:space="preserve"> group in all tree species (Figure S6b). The best-fit GLMM for pathogen damage showed LMA and LT as weak predictors (</w:t>
        </w:r>
      </w:ins>
      <w:hyperlink w:anchor="tbl-tableGLMM">
        <w:ins w:id="1164" w:author="Bolívar Aponte Rolón" w:date="2024-09-05T16:32:00Z">
          <w:r>
            <w:rPr>
              <w:rStyle w:val="Hyperlink"/>
            </w:rPr>
            <w:t>Table 5</w:t>
          </w:r>
        </w:ins>
      </w:hyperlink>
      <w:ins w:id="1165" w:author="Bolívar Aponte Rolón" w:date="2024-09-05T16:32:00Z">
        <w:r>
          <w:rPr/>
          <w:t>). On the other hand, with simple linear regressions we saw a significant increase in pathogen damage as Shannon diversity index increased for the complete data set (</w:t>
        </w:r>
      </w:ins>
      <w:hyperlink w:anchor="tbl-linearreg">
        <w:ins w:id="1166" w:author="Bolívar Aponte Rolón" w:date="2024-09-05T16:32:00Z">
          <w:r>
            <w:rPr>
              <w:rStyle w:val="Hyperlink"/>
            </w:rPr>
            <w:t>Table 4</w:t>
          </w:r>
        </w:ins>
      </w:hyperlink>
      <w:ins w:id="1167" w:author="Bolívar Aponte Rolón" w:date="2024-09-05T16:32:00Z">
        <w:r>
          <w:rPr/>
          <w:t xml:space="preserve"> and Figure S8e). </w:t>
        </w:r>
      </w:ins>
    </w:p>
    <w:p>
      <w:pPr>
        <w:pStyle w:val="BodyText"/>
        <w:rPr/>
      </w:pPr>
      <w:ins w:id="1169" w:author="Bolívar Aponte Rolón" w:date="2024-09-05T16:32:00Z">
        <w:r>
          <w:rPr/>
          <w:t>Like our herbivory damage models, the contrast between GLMM and simple linear regression point</w:t>
        </w:r>
      </w:ins>
      <w:ins w:id="1170" w:author="Arnold, Betsy - (fungi)" w:date="2024-10-07T11:32:00Z">
        <w:r>
          <w:rPr/>
          <w:t>s</w:t>
        </w:r>
      </w:ins>
      <w:ins w:id="1171" w:author="Bolívar Aponte Rolón" w:date="2024-09-05T16:32:00Z">
        <w:r>
          <w:rPr/>
          <w:t xml:space="preserve"> to a nuanced role of FEF abundance and diversity in combating a pathogen. Pathogen damage significantly increased in the </w:t>
        </w:r>
      </w:ins>
      <w:ins w:id="1172" w:author="Bolívar Aponte Rolón" w:date="2024-09-05T16:32:00Z">
        <w:r>
          <w:rPr>
            <w:i/>
            <w:iCs/>
          </w:rPr>
          <w:t>E-high</w:t>
        </w:r>
      </w:ins>
      <w:ins w:id="1173" w:author="Bolívar Aponte Rolón" w:date="2024-09-05T16:32:00Z">
        <w:r>
          <w:rPr/>
          <w:t xml:space="preserve"> group as Shannon diversity increased, but </w:t>
        </w:r>
      </w:ins>
      <w:ins w:id="1174" w:author="Arnold, Betsy - (fungi)" w:date="2024-10-07T11:33:00Z">
        <w:r>
          <w:rPr/>
          <w:t>in the</w:t>
        </w:r>
      </w:ins>
      <w:ins w:id="1175" w:author="Bolívar Aponte Rolón" w:date="2024-09-05T16:32:00Z">
        <w:del w:id="1176" w:author="Arnold, Betsy - (fungi)" w:date="2024-10-07T11:33:00Z">
          <w:r>
            <w:rPr/>
            <w:delText>the</w:delText>
          </w:r>
        </w:del>
      </w:ins>
      <w:ins w:id="1177" w:author="Bolívar Aponte Rolón" w:date="2024-09-05T16:32:00Z">
        <w:r>
          <w:rPr/>
          <w:t xml:space="preserve"> </w:t>
        </w:r>
      </w:ins>
      <w:ins w:id="1178" w:author="Bolívar Aponte Rolón" w:date="2024-09-05T16:32:00Z">
        <w:r>
          <w:rPr>
            <w:i/>
            <w:iCs/>
          </w:rPr>
          <w:t>E-low</w:t>
        </w:r>
      </w:ins>
      <w:ins w:id="1179" w:author="Bolívar Aponte Rolón" w:date="2024-09-05T16:32:00Z">
        <w:r>
          <w:rPr/>
          <w:t xml:space="preserve"> group </w:t>
        </w:r>
      </w:ins>
      <w:ins w:id="1180" w:author="Arnold, Betsy - (fungi)" w:date="2024-10-07T11:33:00Z">
        <w:r>
          <w:rPr/>
          <w:t xml:space="preserve">it </w:t>
        </w:r>
      </w:ins>
      <w:ins w:id="1181" w:author="Bolívar Aponte Rolón" w:date="2024-09-05T16:32:00Z">
        <w:r>
          <w:rPr/>
          <w:t>did not (</w:t>
        </w:r>
      </w:ins>
      <w:hyperlink w:anchor="tbl-linearreg">
        <w:ins w:id="1182" w:author="Bolívar Aponte Rolón" w:date="2024-09-05T16:32:00Z">
          <w:r>
            <w:rPr>
              <w:rStyle w:val="Hyperlink"/>
            </w:rPr>
            <w:t>Table 4</w:t>
          </w:r>
        </w:ins>
      </w:hyperlink>
      <w:ins w:id="1183" w:author="Bolívar Aponte Rolón" w:date="2024-09-05T16:32:00Z">
        <w:r>
          <w:rPr/>
          <w:t xml:space="preserve"> and Figure S8e). González-Tauber (2016) found the opposite trend when examining </w:t>
        </w:r>
      </w:ins>
      <w:ins w:id="1184" w:author="Bolívar Aponte Rolón" w:date="2024-09-05T16:32:00Z">
        <w:r>
          <w:rPr>
            <w:i/>
            <w:iCs/>
          </w:rPr>
          <w:t>in vitro</w:t>
        </w:r>
      </w:ins>
      <w:ins w:id="1185" w:author="Bolívar Aponte Rolón" w:date="2024-09-05T16:32:00Z">
        <w:r>
          <w:rPr/>
          <w:t xml:space="preserve"> the inhibitory effects of the most abundant genera (</w:t>
        </w:r>
      </w:ins>
      <w:ins w:id="1186" w:author="Bolívar Aponte Rolón" w:date="2024-09-05T16:32:00Z">
        <w:r>
          <w:rPr>
            <w:i/>
            <w:iCs/>
          </w:rPr>
          <w:t>Mycosphaerella</w:t>
        </w:r>
      </w:ins>
      <w:ins w:id="1187" w:author="Bolívar Aponte Rolón" w:date="2024-09-05T16:32:00Z">
        <w:r>
          <w:rPr/>
          <w:t xml:space="preserve"> sp., </w:t>
        </w:r>
      </w:ins>
      <w:ins w:id="1188" w:author="Bolívar Aponte Rolón" w:date="2024-09-05T16:32:00Z">
        <w:r>
          <w:rPr>
            <w:i/>
            <w:iCs/>
          </w:rPr>
          <w:t>Xylaria</w:t>
        </w:r>
      </w:ins>
      <w:ins w:id="1189" w:author="Bolívar Aponte Rolón" w:date="2024-09-05T16:32:00Z">
        <w:r>
          <w:rPr/>
          <w:t xml:space="preserve"> sp., </w:t>
        </w:r>
      </w:ins>
      <w:ins w:id="1190" w:author="Bolívar Aponte Rolón" w:date="2024-09-05T16:32:00Z">
        <w:r>
          <w:rPr>
            <w:i/>
            <w:iCs/>
          </w:rPr>
          <w:t>Diaporthe</w:t>
        </w:r>
      </w:ins>
      <w:ins w:id="1191" w:author="Bolívar Aponte Rolón" w:date="2024-09-05T16:32:00Z">
        <w:r>
          <w:rPr/>
          <w:t xml:space="preserve"> sp., and </w:t>
        </w:r>
      </w:ins>
      <w:ins w:id="1192" w:author="Bolívar Aponte Rolón" w:date="2024-09-05T16:32:00Z">
        <w:r>
          <w:rPr>
            <w:i/>
            <w:iCs/>
          </w:rPr>
          <w:t>Penicillium</w:t>
        </w:r>
      </w:ins>
      <w:ins w:id="1193" w:author="Bolívar Aponte Rolón" w:date="2024-09-05T16:32:00Z">
        <w:r>
          <w:rPr/>
          <w:t xml:space="preserve"> sp.) in FEF communities isolated from the southern temperate tree </w:t>
        </w:r>
      </w:ins>
      <w:ins w:id="1194" w:author="Bolívar Aponte Rolón" w:date="2024-09-05T16:32:00Z">
        <w:r>
          <w:rPr>
            <w:i/>
            <w:iCs/>
          </w:rPr>
          <w:t>Embothrium coccineum</w:t>
        </w:r>
      </w:ins>
      <w:ins w:id="1195" w:author="Bolívar Aponte Rolón" w:date="2024-09-05T16:32:00Z">
        <w:r>
          <w:rPr/>
          <w:t xml:space="preserve"> against three common pathogens (</w:t>
        </w:r>
      </w:ins>
      <w:ins w:id="1196" w:author="Bolívar Aponte Rolón" w:date="2024-09-05T16:32:00Z">
        <w:r>
          <w:rPr>
            <w:i/>
            <w:iCs/>
          </w:rPr>
          <w:t>Botrytis cinerea</w:t>
        </w:r>
      </w:ins>
      <w:ins w:id="1197" w:author="Bolívar Aponte Rolón" w:date="2024-09-05T16:32:00Z">
        <w:r>
          <w:rPr/>
          <w:t xml:space="preserve">, </w:t>
        </w:r>
      </w:ins>
      <w:ins w:id="1198" w:author="Bolívar Aponte Rolón" w:date="2024-09-05T16:32:00Z">
        <w:r>
          <w:rPr>
            <w:i/>
            <w:iCs/>
          </w:rPr>
          <w:t>Fusarium oxysporum</w:t>
        </w:r>
      </w:ins>
      <w:ins w:id="1199" w:author="Bolívar Aponte Rolón" w:date="2024-09-05T16:32:00Z">
        <w:r>
          <w:rPr/>
          <w:t xml:space="preserve"> and </w:t>
        </w:r>
      </w:ins>
      <w:ins w:id="1200" w:author="Bolívar Aponte Rolón" w:date="2024-09-05T16:32:00Z">
        <w:r>
          <w:rPr>
            <w:i/>
            <w:iCs/>
          </w:rPr>
          <w:t>Ceratocystis pilifera</w:t>
        </w:r>
      </w:ins>
      <w:ins w:id="1201" w:author="Bolívar Aponte Rolón" w:date="2024-09-05T16:32:00Z">
        <w:r>
          <w:rPr/>
          <w:t xml:space="preserve">). In our case, it is possible that the FEF abundance and diversity acquired from spore-fall have a synergistic interaction with </w:t>
        </w:r>
      </w:ins>
      <w:ins w:id="1202" w:author="Bolívar Aponte Rolón" w:date="2024-09-05T16:32:00Z">
        <w:r>
          <w:rPr>
            <w:i/>
            <w:iCs/>
          </w:rPr>
          <w:t>Calonectria</w:t>
        </w:r>
      </w:ins>
      <w:ins w:id="1203" w:author="Bolívar Aponte Rolón" w:date="2024-09-05T16:32:00Z">
        <w:r>
          <w:rPr/>
          <w:t xml:space="preserve"> sp., thus outweighing any benefits provided by single-species interactions</w:t>
        </w:r>
      </w:ins>
      <w:ins w:id="1204" w:author="Arnold, Betsy - (fungi)" w:date="2024-10-07T11:33:00Z">
        <w:r>
          <w:rPr/>
          <w:t xml:space="preserve"> and</w:t>
        </w:r>
      </w:ins>
      <w:ins w:id="1205" w:author="Bolívar Aponte Rolón" w:date="2024-09-05T16:32:00Z">
        <w:del w:id="1206" w:author="Arnold, Betsy - (fungi)" w:date="2024-10-07T11:33:00Z">
          <w:r>
            <w:rPr/>
            <w:delText>,</w:delText>
          </w:r>
        </w:del>
      </w:ins>
      <w:ins w:id="1207" w:author="Bolívar Aponte Rolón" w:date="2024-09-05T16:32:00Z">
        <w:r>
          <w:rPr/>
          <w:t xml:space="preserve"> ultimately increasing pathogen damage intensity. Arnold et al. (2003) found significant differences in pathogen damage between </w:t>
        </w:r>
      </w:ins>
      <w:ins w:id="1208" w:author="Bolívar Aponte Rolón" w:date="2024-09-05T16:32:00Z">
        <w:r>
          <w:rPr>
            <w:i/>
            <w:iCs/>
          </w:rPr>
          <w:t>E-high</w:t>
        </w:r>
      </w:ins>
      <w:ins w:id="1209" w:author="Bolívar Aponte Rolón" w:date="2024-09-05T16:32:00Z">
        <w:r>
          <w:rPr/>
          <w:t xml:space="preserve"> and </w:t>
        </w:r>
      </w:ins>
      <w:ins w:id="1210" w:author="Bolívar Aponte Rolón" w:date="2024-09-05T16:32:00Z">
        <w:r>
          <w:rPr>
            <w:i/>
            <w:iCs/>
          </w:rPr>
          <w:t>E-low</w:t>
        </w:r>
      </w:ins>
      <w:ins w:id="1211" w:author="Bolívar Aponte Rolón" w:date="2024-09-05T16:32:00Z">
        <w:r>
          <w:rPr/>
          <w:t xml:space="preserve"> treatments groups of </w:t>
        </w:r>
      </w:ins>
      <w:ins w:id="1212" w:author="Bolívar Aponte Rolón" w:date="2024-09-05T16:32:00Z">
        <w:r>
          <w:rPr>
            <w:i/>
            <w:iCs/>
          </w:rPr>
          <w:t>T. cacao</w:t>
        </w:r>
      </w:ins>
      <w:ins w:id="1213" w:author="Bolívar Aponte Rolón" w:date="2024-09-05T16:32:00Z">
        <w:r>
          <w:rPr/>
          <w:t xml:space="preserve"> when exposed to </w:t>
        </w:r>
      </w:ins>
      <w:ins w:id="1214" w:author="Bolívar Aponte Rolón" w:date="2024-09-05T16:32:00Z">
        <w:r>
          <w:rPr>
            <w:i/>
            <w:iCs/>
          </w:rPr>
          <w:t>Phytophthora</w:t>
        </w:r>
      </w:ins>
      <w:ins w:id="1215" w:author="Bolívar Aponte Rolón" w:date="2024-09-05T16:32:00Z">
        <w:r>
          <w:rPr/>
          <w:t xml:space="preserve"> sp. Our study focused on the effect of a pathogen on relatively young leaves </w:t>
        </w:r>
      </w:ins>
      <w:ins w:id="1216" w:author="Bolívar Aponte Rolón" w:date="2024-09-05T16:32:00Z">
        <w:r>
          <w:rPr>
            <w:i/>
            <w:iCs/>
          </w:rPr>
          <w:t>versus</w:t>
        </w:r>
      </w:ins>
      <w:ins w:id="1217" w:author="Bolívar Aponte Rolón" w:date="2024-09-05T16:32:00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ins w:id="1222" w:author="Arnold, Betsy - (fungi)" w:date="2024-10-07T11:34:00Z"/>
        </w:rPr>
      </w:pPr>
      <w:r>
        <w:rPr/>
        <w:t xml:space="preserve">Comprehending the relationship </w:t>
      </w:r>
      <w:del w:id="1218" w:author="Arnold, Betsy - (fungi)" w:date="2024-10-07T11:34:00Z">
        <w:r>
          <w:rPr/>
          <w:delText>between the Leaf Economic Spectrum (LES),</w:delText>
        </w:r>
      </w:del>
      <w:ins w:id="1219" w:author="Arnold, Betsy - (fungi)" w:date="2024-10-07T11:34:00Z">
        <w:r>
          <w:rPr/>
          <w:t>among</w:t>
        </w:r>
      </w:ins>
      <w:del w:id="1220" w:author="Arnold, Betsy - (fungi)" w:date="2024-10-07T11:34:00Z">
        <w:r>
          <w:rPr/>
          <w:delText xml:space="preserve"> plant defenses,</w:delText>
        </w:r>
      </w:del>
      <w:ins w:id="1221" w:author="Arnold, Betsy - (fungi)" w:date="2024-10-07T11:34:00Z">
        <w:r>
          <w:rPr/>
          <w:t>leaf traits,</w:t>
        </w:r>
      </w:ins>
      <w:r>
        <w:rPr/>
        <w:t xml:space="preserve">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w:t>
      </w:r>
    </w:p>
    <w:p>
      <w:pPr>
        <w:pStyle w:val="BodyText"/>
        <w:rPr/>
      </w:pPr>
      <w:r>
        <w:rPr/>
        <w:t xml:space="preserve">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7"/>
    </w:p>
    <w:p>
      <w:pPr>
        <w:pStyle w:val="Heading1"/>
        <w:rPr/>
      </w:pPr>
      <w:r>
        <w:rPr/>
        <w:t>7. Conclusion</w:t>
      </w:r>
    </w:p>
    <w:p>
      <w:pPr>
        <w:pStyle w:val="FirstParagraph"/>
        <w:rPr/>
      </w:pPr>
      <w:bookmarkStart w:id="18" w:name="conclusion"/>
      <w:r>
        <w:rPr/>
        <w:t>This study advances our understanding of the intricate interactions between plants and their FEF communities, particularly in the context of plant defense mechanisms against herbivores and pathogens.</w:t>
      </w:r>
      <w:ins w:id="1223" w:author="Bolívar Aponte Rolón" w:date="2024-09-24T15:59:00Z">
        <w:r>
          <w:rPr/>
          <w:t xml:space="preserve"> Previous studies focused on single host species or limited number of endophytes</w:t>
        </w:r>
      </w:ins>
      <w:ins w:id="1224" w:author="Arnold, Betsy - (fungi)" w:date="2024-10-07T11:35:00Z">
        <w:r>
          <w:rPr/>
          <w:t>;</w:t>
        </w:r>
      </w:ins>
      <w:ins w:id="1225" w:author="Bolívar Aponte Rolón" w:date="2024-09-24T16:00:00Z">
        <w:del w:id="1226" w:author="Arnold, Betsy - (fungi)" w:date="2024-10-07T11:35:00Z">
          <w:r>
            <w:rPr/>
            <w:delText xml:space="preserve">, </w:delText>
          </w:r>
        </w:del>
      </w:ins>
      <w:ins w:id="1227" w:author="Bolívar Aponte Rolón" w:date="2024-09-24T16:00:00Z">
        <w:r>
          <w:rPr/>
          <w:t xml:space="preserve">our study uses multiple host species and </w:t>
        </w:r>
      </w:ins>
      <w:ins w:id="1228" w:author="Bolívar Aponte Rolón" w:date="2024-09-24T16:02:00Z">
        <w:r>
          <w:rPr/>
          <w:t xml:space="preserve">associated FEF community to have a better picture of community level dynamics. </w:t>
        </w:r>
      </w:ins>
      <w:r>
        <w:rPr/>
        <w:t xml:space="preserve"> Our</w:t>
      </w:r>
      <w:del w:id="1229" w:author="Bolívar Aponte Rolón" w:date="2024-10-08T11:35:31Z">
        <w:r>
          <w:rPr/>
          <w:commentReference w:id="18"/>
        </w:r>
      </w:del>
      <w:r>
        <w:rPr/>
        <w:t xml:space="preserve">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8"/>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ins w:id="1230" w:author="Van Bael, Sunshine A" w:date="2024-09-17T15:22:00Z">
        <w:r>
          <w:rPr/>
          <w:t>.</w:t>
        </w:r>
      </w:ins>
    </w:p>
    <w:p>
      <w:pPr>
        <w:pStyle w:val="Heading1"/>
        <w:rPr/>
      </w:pPr>
      <w:r>
        <w:rPr/>
        <w:t>9. Acknowledgements</w:t>
      </w:r>
    </w:p>
    <w:p>
      <w:pPr>
        <w:pStyle w:val="FirstParagraph"/>
        <w:rPr/>
      </w:pPr>
      <w:bookmarkStart w:id="19" w:name="acknowledgements"/>
      <w:r>
        <w:rPr/>
        <w:t>This research was funded by NSF DEB-1556583 to S.A.V. and NSF DEB-1556287 to A.E.A., and by the School of Plant Sciences and the College of Agriculture, Life and Environmental Sciences at The University of Arizona (AEA).</w:t>
      </w:r>
      <w:ins w:id="1231" w:author="Bolívar Aponte Rolón" w:date="2024-10-08T10:27:27Z">
        <w:r>
          <w:rPr/>
          <w:t xml:space="preserve"> Data collection and analyses performed by the IIDS Genomics and Bioinformatics Resources Core at the University of Idaho were supported in part by NIH COBRE grant P30GM103324.</w:t>
        </w:r>
      </w:ins>
      <w:r>
        <w:rPr/>
        <w:t xml:space="preserve"> We thank Ming-Min Lee and Nicole Colón-Carrion for laboratory support. We thank the Republic of Panama for the opportunity to conduct research there, and the Smithsonian Tropical Research Institute for logistics support.</w:t>
      </w:r>
      <w:bookmarkEnd w:id="19"/>
    </w:p>
    <w:p>
      <w:pPr>
        <w:pStyle w:val="Heading1"/>
        <w:rPr/>
      </w:pPr>
      <w:r>
        <w:rPr/>
        <w:t>10. Conflict of Interest Statement</w:t>
      </w:r>
    </w:p>
    <w:p>
      <w:pPr>
        <w:pStyle w:val="FirstParagraph"/>
        <w:rPr/>
      </w:pPr>
      <w:bookmarkStart w:id="20" w:name="conflict-of-interest-statement"/>
      <w:r>
        <w:rPr/>
        <w:t>The authors declare no competing interests.</w:t>
      </w:r>
      <w:bookmarkEnd w:id="20"/>
    </w:p>
    <w:p>
      <w:pPr>
        <w:pStyle w:val="Heading1"/>
        <w:rPr/>
      </w:pPr>
      <w:bookmarkStart w:id="21" w:name="data-availability-statement"/>
      <w:r>
        <w:rPr/>
        <w:t>11. Data Availability Statement</w:t>
      </w:r>
      <w:bookmarkEnd w:id="21"/>
    </w:p>
    <w:p>
      <w:pPr>
        <w:pStyle w:val="BodyText"/>
        <w:rPr/>
      </w:pPr>
      <w:del w:id="1232" w:author="Bolívar Aponte Rolón" w:date="2024-09-24T15:56:00Z">
        <w:r>
          <w:rPr/>
          <w:delText>The genomic data that support the findings of this study will be submited to NCBI-GenBank upon acceptance of this manuscript. The manuscript and code for reproducibility is available from corresponding author's GitHub.</w:delText>
        </w:r>
      </w:del>
      <w:ins w:id="1233" w:author="Bolívar Aponte Rolón" w:date="2024-09-24T15:56:00Z">
        <w:r>
          <w:rPr/>
          <w:t xml:space="preserve">llumina </w:t>
        </w:r>
      </w:ins>
      <w:ins w:id="1234" w:author="Bolívar Aponte Rolón" w:date="2024-10-08T11:18:18Z">
        <w:r>
          <w:rPr/>
          <w:t>amplicon</w:t>
        </w:r>
      </w:ins>
      <w:del w:id="1235" w:author="Bolívar Aponte Rolón" w:date="2024-10-08T11:35:20Z">
        <w:r>
          <w:rPr/>
          <w:commentReference w:id="19"/>
        </w:r>
      </w:del>
      <w:ins w:id="1236" w:author="Bolívar Aponte Rolón" w:date="2024-09-24T15:56:00Z">
        <w:r>
          <w:rPr/>
          <w:t xml:space="preserve"> sequences are available in NCBI-SRA (BioProject ID: PRJNA1162076). Leaf trait data and source code for figures, analysis and reproducible manuscript are available from Zenodo:</w:t>
        </w:r>
      </w:ins>
    </w:p>
    <w:p>
      <w:pPr>
        <w:pStyle w:val="Heading1"/>
        <w:rPr/>
      </w:pPr>
      <w:bookmarkStart w:id="22" w:name="references"/>
      <w:r>
        <w:rPr/>
        <w:t>12. References</w:t>
      </w:r>
    </w:p>
    <w:p>
      <w:pPr>
        <w:pStyle w:val="Bibliography"/>
        <w:rPr/>
      </w:pPr>
      <w:bookmarkStart w:id="23" w:name="refs"/>
      <w:bookmarkStart w:id="24"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4"/>
    </w:p>
    <w:p>
      <w:pPr>
        <w:pStyle w:val="Bibliography"/>
        <w:rPr/>
      </w:pPr>
      <w:bookmarkStart w:id="25" w:name="ref-anderson2017"/>
      <w:r>
        <w:rPr/>
        <w:t>Anderson, M. J. (2017). Permutational Multivariate Analysis of Variance (</w:t>
      </w:r>
      <w:del w:id="1237" w:author="Bolívar Aponte Rolón" w:date="2024-09-05T16:32:00Z">
        <w:r>
          <w:rPr/>
          <w:delText xml:space="preserve"> </w:delText>
        </w:r>
      </w:del>
      <w:r>
        <w:rPr/>
        <w:t>PERMANOVA</w:t>
      </w:r>
      <w:del w:id="1238" w:author="Bolívar Aponte Rolón" w:date="2024-09-05T16:32:00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5"/>
    </w:p>
    <w:p>
      <w:pPr>
        <w:pStyle w:val="Bibliography"/>
        <w:rPr/>
      </w:pPr>
      <w:bookmarkStart w:id="26"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6"/>
    </w:p>
    <w:p>
      <w:pPr>
        <w:pStyle w:val="Bibliography"/>
        <w:rPr/>
      </w:pPr>
      <w:bookmarkStart w:id="27"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7"/>
    </w:p>
    <w:p>
      <w:pPr>
        <w:pStyle w:val="Bibliography"/>
        <w:rPr/>
      </w:pPr>
      <w:bookmarkStart w:id="28"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8"/>
    </w:p>
    <w:p>
      <w:pPr>
        <w:pStyle w:val="Bibliography"/>
        <w:rPr/>
      </w:pPr>
      <w:ins w:id="1239" w:author="Bolívar Aponte Rolón" w:date="2024-10-08T10:13:18Z">
        <w:r>
          <w:rPr/>
          <w:t>V</w:t>
        </w:r>
      </w:ins>
      <w:ins w:id="1240" w:author="Bolívar Aponte Rolón" w:date="2024-10-08T10:13:18Z">
        <w:r>
          <w:rPr>
            <w:rFonts w:eastAsia="Cambria" w:cs="" w:cstheme="minorBidi" w:eastAsiaTheme="minorHAnsi"/>
            <w:color w:val="auto"/>
            <w:kern w:val="0"/>
            <w:sz w:val="24"/>
            <w:szCs w:val="24"/>
            <w:lang w:val="en-US" w:eastAsia="en-US" w:bidi="ar-SA"/>
          </w:rPr>
          <w:t>a</w:t>
        </w:r>
      </w:ins>
      <w:ins w:id="1241" w:author="Bolívar Aponte Rolón" w:date="2024-10-08T10:13:18Z">
        <w:r>
          <w:rPr/>
          <w:t xml:space="preserve">n </w:t>
        </w:r>
      </w:ins>
      <w:bookmarkStart w:id="29" w:name="ref-bael2017a"/>
      <w:r>
        <w:rPr/>
        <w:t xml:space="preserve">Bael, S. </w:t>
      </w:r>
      <w:del w:id="1242" w:author="Bolívar Aponte Rolón" w:date="2024-10-08T10:14:04Z">
        <w:r>
          <w:rPr/>
          <w:delText>V</w:delText>
        </w:r>
      </w:del>
      <w:ins w:id="1243" w:author="Bolívar Aponte Rolón" w:date="2024-10-08T10:14:01Z">
        <w:r>
          <w:rPr/>
          <w:t>A</w:t>
        </w:r>
      </w:ins>
      <w:del w:id="1244" w:author="Bolívar Aponte Rolón" w:date="2024-10-08T10:14:01Z">
        <w:r>
          <w:rPr/>
          <w:commentReference w:id="20"/>
        </w:r>
      </w:del>
      <w:r>
        <w:rPr/>
        <w:t xml:space="preserve">.,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9"/>
    </w:p>
    <w:p>
      <w:pPr>
        <w:pStyle w:val="Bibliography"/>
        <w:rPr/>
      </w:pPr>
      <w:bookmarkStart w:id="30"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30"/>
    </w:p>
    <w:p>
      <w:pPr>
        <w:pStyle w:val="Bibliography"/>
        <w:rPr/>
      </w:pPr>
      <w:bookmarkStart w:id="31" w:name="ref-benjamini1995"/>
      <w:r>
        <w:rPr/>
        <w:t xml:space="preserve">Benjamini, Y., &amp; Hochberg, Y. (1995). Controlling the </w:t>
      </w:r>
      <w:ins w:id="1245" w:author="Arnold, Betsy - (fungi)" w:date="2024-10-07T06:23:00Z">
        <w:r>
          <w:rPr/>
          <w:t>f</w:t>
        </w:r>
      </w:ins>
      <w:del w:id="1246" w:author="Arnold, Betsy - (fungi)" w:date="2024-10-07T06:23:00Z">
        <w:r>
          <w:rPr/>
          <w:delText>F</w:delText>
        </w:r>
      </w:del>
      <w:r>
        <w:rPr/>
        <w:t xml:space="preserve">alse </w:t>
      </w:r>
      <w:ins w:id="1247" w:author="Arnold, Betsy - (fungi)" w:date="2024-10-07T06:23:00Z">
        <w:r>
          <w:rPr/>
          <w:t>d</w:t>
        </w:r>
      </w:ins>
      <w:del w:id="1248" w:author="Arnold, Betsy - (fungi)" w:date="2024-10-07T06:23:00Z">
        <w:r>
          <w:rPr/>
          <w:delText>D</w:delText>
        </w:r>
      </w:del>
      <w:r>
        <w:rPr/>
        <w:t xml:space="preserve">iscovery </w:t>
      </w:r>
      <w:ins w:id="1249" w:author="Arnold, Betsy - (fungi)" w:date="2024-10-07T06:23:00Z">
        <w:r>
          <w:rPr/>
          <w:t>r</w:t>
        </w:r>
      </w:ins>
      <w:del w:id="1250" w:author="Arnold, Betsy - (fungi)" w:date="2024-10-07T06:23:00Z">
        <w:r>
          <w:rPr/>
          <w:delText>R</w:delText>
        </w:r>
      </w:del>
      <w:r>
        <w:rPr/>
        <w:t xml:space="preserve">ate: A </w:t>
      </w:r>
      <w:ins w:id="1251" w:author="Arnold, Betsy - (fungi)" w:date="2024-10-07T06:23:00Z">
        <w:r>
          <w:rPr/>
          <w:t>p</w:t>
        </w:r>
      </w:ins>
      <w:del w:id="1252" w:author="Arnold, Betsy - (fungi)" w:date="2024-10-07T06:23:00Z">
        <w:r>
          <w:rPr/>
          <w:delText>P</w:delText>
        </w:r>
      </w:del>
      <w:r>
        <w:rPr/>
        <w:t xml:space="preserve">ractical and </w:t>
      </w:r>
      <w:ins w:id="1253" w:author="Arnold, Betsy - (fungi)" w:date="2024-10-07T06:23:00Z">
        <w:r>
          <w:rPr/>
          <w:t>p</w:t>
        </w:r>
      </w:ins>
      <w:del w:id="1254" w:author="Arnold, Betsy - (fungi)" w:date="2024-10-07T06:23:00Z">
        <w:r>
          <w:rPr/>
          <w:delText>P</w:delText>
        </w:r>
      </w:del>
      <w:r>
        <w:rPr/>
        <w:t xml:space="preserve">owerful </w:t>
      </w:r>
      <w:ins w:id="1255" w:author="Arnold, Betsy - (fungi)" w:date="2024-10-07T06:23:00Z">
        <w:r>
          <w:rPr/>
          <w:t>a</w:t>
        </w:r>
      </w:ins>
      <w:del w:id="1256" w:author="Arnold, Betsy - (fungi)" w:date="2024-10-07T06:23:00Z">
        <w:r>
          <w:rPr/>
          <w:delText>A</w:delText>
        </w:r>
      </w:del>
      <w:r>
        <w:rPr/>
        <w:t xml:space="preserve">pproach to </w:t>
      </w:r>
      <w:ins w:id="1257" w:author="Arnold, Betsy - (fungi)" w:date="2024-10-07T06:24:00Z">
        <w:r>
          <w:rPr/>
          <w:t>m</w:t>
        </w:r>
      </w:ins>
      <w:del w:id="1258" w:author="Arnold, Betsy - (fungi)" w:date="2024-10-07T06:24:00Z">
        <w:r>
          <w:rPr/>
          <w:delText>M</w:delText>
        </w:r>
      </w:del>
      <w:r>
        <w:rPr/>
        <w:t xml:space="preserve">ultiple </w:t>
      </w:r>
      <w:ins w:id="1259" w:author="Arnold, Betsy - (fungi)" w:date="2024-10-07T06:24:00Z">
        <w:r>
          <w:rPr/>
          <w:t>t</w:t>
        </w:r>
      </w:ins>
      <w:del w:id="1260" w:author="Arnold, Betsy - (fungi)" w:date="2024-10-07T06:24:00Z">
        <w:r>
          <w:rPr/>
          <w:delText>T</w:delText>
        </w:r>
      </w:del>
      <w:r>
        <w:rPr/>
        <w:t xml:space="preserve">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1"/>
    </w:p>
    <w:p>
      <w:pPr>
        <w:pStyle w:val="Bibliography"/>
        <w:rPr/>
      </w:pPr>
      <w:bookmarkStart w:id="32"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2"/>
    </w:p>
    <w:p>
      <w:pPr>
        <w:pStyle w:val="Bibliography"/>
        <w:rPr/>
      </w:pPr>
      <w:bookmarkStart w:id="33" w:name="ref-blanchet2008"/>
      <w:r>
        <w:rPr/>
        <w:t xml:space="preserve">Blanchet, F. G., Legendre, P., &amp; Borcard, D. (2008). </w:t>
      </w:r>
      <w:del w:id="1261" w:author="Bolívar Aponte Rolón" w:date="2024-09-05T16:32:00Z">
        <w:r>
          <w:rPr/>
          <w:delText>FORWARD</w:delText>
        </w:r>
      </w:del>
      <w:ins w:id="1262" w:author="Bolívar Aponte Rolón" w:date="2024-09-05T16:32:00Z">
        <w:r>
          <w:rPr/>
          <w:t>Forward</w:t>
        </w:r>
      </w:ins>
      <w:r>
        <w:rPr/>
        <w:t xml:space="preserve"> </w:t>
      </w:r>
      <w:del w:id="1263" w:author="Bolívar Aponte Rolón" w:date="2024-09-05T16:32:00Z">
        <w:r>
          <w:rPr/>
          <w:delText>SELECTION</w:delText>
        </w:r>
      </w:del>
      <w:ins w:id="1264" w:author="Bolívar Aponte Rolón" w:date="2024-09-05T16:32:00Z">
        <w:del w:id="1265" w:author="Arnold, Betsy - (fungi)" w:date="2024-10-07T06:19:00Z">
          <w:r>
            <w:rPr/>
            <w:delText>S</w:delText>
          </w:r>
        </w:del>
      </w:ins>
      <w:ins w:id="1266" w:author="Arnold, Betsy - (fungi)" w:date="2024-10-07T06:19:00Z">
        <w:r>
          <w:rPr/>
          <w:t>s</w:t>
        </w:r>
      </w:ins>
      <w:ins w:id="1267" w:author="Bolívar Aponte Rolón" w:date="2024-09-05T16:32:00Z">
        <w:r>
          <w:rPr/>
          <w:t>election</w:t>
        </w:r>
      </w:ins>
      <w:r>
        <w:rPr/>
        <w:t xml:space="preserve"> </w:t>
      </w:r>
      <w:del w:id="1268" w:author="Bolívar Aponte Rolón" w:date="2024-09-05T16:32:00Z">
        <w:r>
          <w:rPr/>
          <w:delText>OF</w:delText>
        </w:r>
      </w:del>
      <w:ins w:id="1269" w:author="Bolívar Aponte Rolón" w:date="2024-09-05T16:34:00Z">
        <w:r>
          <w:rPr/>
          <w:t>o</w:t>
        </w:r>
      </w:ins>
      <w:ins w:id="1270" w:author="Bolívar Aponte Rolón" w:date="2024-09-05T16:32:00Z">
        <w:r>
          <w:rPr/>
          <w:t>f</w:t>
        </w:r>
      </w:ins>
      <w:r>
        <w:rPr/>
        <w:t xml:space="preserve"> </w:t>
      </w:r>
      <w:del w:id="1271" w:author="Bolívar Aponte Rolón" w:date="2024-09-05T16:32:00Z">
        <w:r>
          <w:rPr/>
          <w:delText>EXPLANATORY</w:delText>
        </w:r>
      </w:del>
      <w:ins w:id="1272" w:author="Arnold, Betsy - (fungi)" w:date="2024-10-07T06:19:00Z">
        <w:r>
          <w:rPr/>
          <w:t>e</w:t>
        </w:r>
      </w:ins>
      <w:ins w:id="1273" w:author="Bolívar Aponte Rolón" w:date="2024-09-05T16:32:00Z">
        <w:del w:id="1274" w:author="Arnold, Betsy - (fungi)" w:date="2024-10-07T06:19:00Z">
          <w:r>
            <w:rPr/>
            <w:delText>E</w:delText>
          </w:r>
        </w:del>
      </w:ins>
      <w:ins w:id="1275" w:author="Bolívar Aponte Rolón" w:date="2024-09-05T16:32:00Z">
        <w:r>
          <w:rPr/>
          <w:t>xplanatory</w:t>
        </w:r>
      </w:ins>
      <w:r>
        <w:rPr/>
        <w:t xml:space="preserve"> </w:t>
      </w:r>
      <w:del w:id="1276" w:author="Bolívar Aponte Rolón" w:date="2024-09-05T16:32:00Z">
        <w:r>
          <w:rPr/>
          <w:delText>VARIABLES</w:delText>
        </w:r>
      </w:del>
      <w:ins w:id="1277" w:author="Arnold, Betsy - (fungi)" w:date="2024-10-07T06:19:00Z">
        <w:r>
          <w:rPr/>
          <w:t>v</w:t>
        </w:r>
      </w:ins>
      <w:ins w:id="1278" w:author="Bolívar Aponte Rolón" w:date="2024-09-05T16:32:00Z">
        <w:del w:id="1279" w:author="Arnold, Betsy - (fungi)" w:date="2024-10-07T06:19:00Z">
          <w:r>
            <w:rPr/>
            <w:delText>V</w:delText>
          </w:r>
        </w:del>
      </w:ins>
      <w:ins w:id="1280" w:author="Bolívar Aponte Rolón" w:date="2024-09-05T16:32:00Z">
        <w:r>
          <w:rPr/>
          <w:t>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3"/>
    </w:p>
    <w:p>
      <w:pPr>
        <w:pStyle w:val="Bibliography"/>
        <w:rPr/>
      </w:pPr>
      <w:bookmarkStart w:id="34"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4"/>
    </w:p>
    <w:p>
      <w:pPr>
        <w:pStyle w:val="Bibliography"/>
        <w:rPr/>
      </w:pPr>
      <w:bookmarkStart w:id="35"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5"/>
    </w:p>
    <w:p>
      <w:pPr>
        <w:pStyle w:val="Bibliography"/>
        <w:rPr/>
      </w:pPr>
      <w:bookmarkStart w:id="36"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6"/>
    </w:p>
    <w:p>
      <w:pPr>
        <w:pStyle w:val="Bibliography"/>
        <w:rPr/>
      </w:pPr>
      <w:bookmarkStart w:id="37"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7"/>
    </w:p>
    <w:p>
      <w:pPr>
        <w:pStyle w:val="Bibliography"/>
        <w:rPr/>
      </w:pPr>
      <w:bookmarkStart w:id="38"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8"/>
    </w:p>
    <w:p>
      <w:pPr>
        <w:pStyle w:val="Bibliography"/>
        <w:rPr/>
      </w:pPr>
      <w:bookmarkStart w:id="39"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9"/>
    </w:p>
    <w:p>
      <w:pPr>
        <w:pStyle w:val="Bibliography"/>
        <w:rPr>
          <w:ins w:id="1291" w:author="Bolívar Aponte Rolón" w:date="2024-08-19T16:13:00Z"/>
        </w:rPr>
      </w:pPr>
      <w:ins w:id="1281" w:author="Bolívar Aponte Rolón" w:date="2024-08-19T16:13:00Z">
        <w:bookmarkStart w:id="40" w:name="ref-crous2006"/>
        <w:r>
          <w:rPr/>
          <w:t xml:space="preserve">Crous, P. W., Groenewald, J. Z., Risède, J.-M., Simoneau, P., &amp; Hyde, K. D. (2006). </w:t>
        </w:r>
      </w:ins>
      <w:ins w:id="1282" w:author="Bolívar Aponte Rolón" w:date="2024-08-19T16:13:00Z">
        <w:r>
          <w:rPr>
            <w:i/>
            <w:iCs/>
          </w:rPr>
          <w:t>Calonectria</w:t>
        </w:r>
      </w:ins>
      <w:ins w:id="1283" w:author="Bolívar Aponte Rolón" w:date="2024-08-19T16:13:00Z">
        <w:r>
          <w:rPr/>
          <w:t xml:space="preserve"> species and their </w:t>
        </w:r>
      </w:ins>
      <w:ins w:id="1284" w:author="Bolívar Aponte Rolón" w:date="2024-08-19T16:13:00Z">
        <w:r>
          <w:rPr>
            <w:i/>
            <w:iCs/>
          </w:rPr>
          <w:t>Cylindrocladium</w:t>
        </w:r>
      </w:ins>
      <w:ins w:id="1285" w:author="Bolívar Aponte Rolón" w:date="2024-08-19T16:13:00Z">
        <w:r>
          <w:rPr/>
          <w:t xml:space="preserve"> anamorphs: species with clavate vesicles. </w:t>
        </w:r>
      </w:ins>
      <w:ins w:id="1286" w:author="Bolívar Aponte Rolón" w:date="2024-08-19T16:13:00Z">
        <w:r>
          <w:rPr>
            <w:i/>
            <w:iCs/>
          </w:rPr>
          <w:t>Studies in Mycology</w:t>
        </w:r>
      </w:ins>
      <w:ins w:id="1287" w:author="Bolívar Aponte Rolón" w:date="2024-08-19T16:13:00Z">
        <w:r>
          <w:rPr/>
          <w:t xml:space="preserve">, </w:t>
        </w:r>
      </w:ins>
      <w:ins w:id="1288" w:author="Bolívar Aponte Rolón" w:date="2024-08-19T16:13:00Z">
        <w:r>
          <w:rPr>
            <w:i/>
            <w:iCs/>
          </w:rPr>
          <w:t>55</w:t>
        </w:r>
      </w:ins>
      <w:ins w:id="1289" w:author="Bolívar Aponte Rolón" w:date="2024-08-19T16:13:00Z">
        <w:r>
          <w:rPr/>
          <w:t xml:space="preserve">, 213–226. </w:t>
        </w:r>
      </w:ins>
      <w:hyperlink r:id="rId17">
        <w:ins w:id="1290" w:author="Bolívar Aponte Rolón" w:date="2024-08-19T16:13:00Z">
          <w:r>
            <w:rPr>
              <w:rStyle w:val="Hyperlink"/>
            </w:rPr>
            <w:t>https://doi.org/10.3114/sim.55.1.213</w:t>
          </w:r>
        </w:ins>
      </w:hyperlink>
      <w:bookmarkEnd w:id="40"/>
    </w:p>
    <w:p>
      <w:pPr>
        <w:pStyle w:val="Bibliography"/>
        <w:rPr/>
      </w:pPr>
      <w:bookmarkStart w:id="41"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1"/>
    </w:p>
    <w:p>
      <w:pPr>
        <w:pStyle w:val="Bibliography"/>
        <w:rPr/>
      </w:pPr>
      <w:bookmarkStart w:id="42"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2"/>
    </w:p>
    <w:p>
      <w:pPr>
        <w:pStyle w:val="Bibliography"/>
        <w:rPr/>
      </w:pPr>
      <w:bookmarkStart w:id="43"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3"/>
    </w:p>
    <w:p>
      <w:pPr>
        <w:pStyle w:val="Bibliography"/>
        <w:rPr>
          <w:ins w:id="1298" w:author="Bolívar Aponte Rolón" w:date="2024-10-08T10:14:56Z"/>
        </w:rPr>
      </w:pPr>
      <w:ins w:id="1292" w:author="Bolívar Aponte Rolón" w:date="2024-10-08T10:14:56Z">
        <w:bookmarkStart w:id="44" w:name="ref-edgar2004"/>
        <w:r>
          <w:rPr>
            <w:rStyle w:val="Hyperlink"/>
          </w:rPr>
          <w:t xml:space="preserve">Edgar, R. C. (2004). MUSCLE: multiple sequence alignment with high accuracy and high throughput. </w:t>
        </w:r>
      </w:ins>
      <w:ins w:id="1293" w:author="Bolívar Aponte Rolón" w:date="2024-10-08T10:14:56Z">
        <w:r>
          <w:rPr>
            <w:rStyle w:val="Hyperlink"/>
            <w:i/>
            <w:iCs/>
          </w:rPr>
          <w:t>Nucleic Acids Research</w:t>
        </w:r>
      </w:ins>
      <w:ins w:id="1294" w:author="Bolívar Aponte Rolón" w:date="2024-10-08T10:14:56Z">
        <w:r>
          <w:rPr>
            <w:rStyle w:val="Hyperlink"/>
          </w:rPr>
          <w:t xml:space="preserve">, </w:t>
        </w:r>
      </w:ins>
      <w:ins w:id="1295" w:author="Bolívar Aponte Rolón" w:date="2024-10-08T10:14:56Z">
        <w:r>
          <w:rPr>
            <w:rStyle w:val="Hyperlink"/>
            <w:i/>
            <w:iCs/>
          </w:rPr>
          <w:t>32</w:t>
        </w:r>
      </w:ins>
      <w:ins w:id="1296" w:author="Bolívar Aponte Rolón" w:date="2024-10-08T10:14:56Z">
        <w:r>
          <w:rPr>
            <w:rStyle w:val="Hyperlink"/>
          </w:rPr>
          <w:t xml:space="preserve">(5), 1792–1797. </w:t>
        </w:r>
      </w:ins>
      <w:hyperlink r:id="rId21">
        <w:ins w:id="1297" w:author="Bolívar Aponte Rolón" w:date="2024-10-08T10:14:56Z">
          <w:r>
            <w:rPr>
              <w:rStyle w:val="Hyperlink"/>
            </w:rPr>
            <w:t>https://doi.org/10.1093/nar/gkh340</w:t>
          </w:r>
        </w:ins>
      </w:hyperlink>
      <w:bookmarkEnd w:id="44"/>
    </w:p>
    <w:p>
      <w:pPr>
        <w:pStyle w:val="Bibliography"/>
        <w:rPr/>
      </w:pPr>
      <w:bookmarkStart w:id="45"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45"/>
    </w:p>
    <w:p>
      <w:pPr>
        <w:pStyle w:val="Bibliography"/>
        <w:rPr/>
      </w:pPr>
      <w:bookmarkStart w:id="46"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46"/>
    </w:p>
    <w:p>
      <w:pPr>
        <w:pStyle w:val="Bibliography"/>
        <w:rPr/>
      </w:pPr>
      <w:bookmarkStart w:id="47" w:name="ref-fox2019"/>
      <w:r>
        <w:rPr/>
        <w:t xml:space="preserve">Fox, J., &amp; Weisberg, S. (2019). </w:t>
      </w:r>
      <w:r>
        <w:rPr>
          <w:i/>
          <w:iCs/>
        </w:rPr>
        <w:t>An R companion to applied regression</w:t>
      </w:r>
      <w:r>
        <w:rPr/>
        <w:t xml:space="preserve"> (3rd ed.). Sage. </w:t>
      </w:r>
      <w:hyperlink r:id="rId24">
        <w:r>
          <w:rPr>
            <w:rStyle w:val="Hyperlink"/>
          </w:rPr>
          <w:t>https://socialsciences.mcmaster.ca/jfox/Books/Companion/</w:t>
        </w:r>
      </w:hyperlink>
      <w:bookmarkEnd w:id="47"/>
    </w:p>
    <w:p>
      <w:pPr>
        <w:pStyle w:val="Bibliography"/>
        <w:rPr/>
      </w:pPr>
      <w:bookmarkStart w:id="48"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48"/>
    </w:p>
    <w:p>
      <w:pPr>
        <w:pStyle w:val="Bibliography"/>
        <w:rPr/>
      </w:pPr>
      <w:bookmarkStart w:id="49"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49"/>
    </w:p>
    <w:p>
      <w:pPr>
        <w:pStyle w:val="Bibliography"/>
        <w:rPr>
          <w:ins w:id="1303" w:author="Bolívar Aponte Rolón" w:date="2024-10-08T10:16:02Z"/>
        </w:rPr>
      </w:pPr>
      <w:ins w:id="1299" w:author="Bolívar Aponte Rolón" w:date="2024-10-08T10:16:02Z">
        <w:bookmarkStart w:id="50" w:name="ref-gohel2024"/>
        <w:r>
          <w:rPr/>
          <w:t xml:space="preserve">Gohel, D., &amp; Skintzos, P. (2024). </w:t>
        </w:r>
      </w:ins>
      <w:ins w:id="1300" w:author="Bolívar Aponte Rolón" w:date="2024-10-08T10:16:02Z">
        <w:r>
          <w:rPr>
            <w:i/>
            <w:iCs/>
          </w:rPr>
          <w:t>flextable: Functions for tabular reporting</w:t>
        </w:r>
      </w:ins>
      <w:ins w:id="1301" w:author="Bolívar Aponte Rolón" w:date="2024-10-08T10:16:02Z">
        <w:r>
          <w:rPr/>
          <w:t xml:space="preserve"> [Manual]. </w:t>
        </w:r>
      </w:ins>
      <w:hyperlink r:id="rId27">
        <w:ins w:id="1302" w:author="Bolívar Aponte Rolón" w:date="2024-10-08T10:16:02Z">
          <w:r>
            <w:rPr>
              <w:rStyle w:val="Hyperlink"/>
            </w:rPr>
            <w:t>https://ardata-fr.github.io/flextable-book/</w:t>
          </w:r>
        </w:ins>
      </w:hyperlink>
      <w:bookmarkEnd w:id="50"/>
    </w:p>
    <w:p>
      <w:pPr>
        <w:pStyle w:val="Bibliography"/>
        <w:rPr/>
      </w:pPr>
      <w:bookmarkStart w:id="51"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8">
        <w:r>
          <w:rPr>
            <w:rStyle w:val="Hyperlink"/>
          </w:rPr>
          <w:t>https://doi.org/10.1093/aobpla/plw050</w:t>
        </w:r>
      </w:hyperlink>
      <w:bookmarkEnd w:id="51"/>
    </w:p>
    <w:p>
      <w:pPr>
        <w:pStyle w:val="Bibliography"/>
        <w:rPr/>
      </w:pPr>
      <w:bookmarkStart w:id="52" w:name="ref-guerriero2018"/>
      <w:r>
        <w:rPr/>
        <w:t xml:space="preserve">Guerriero, G., Berni, R., Muñoz-Sanchez, J., Apone, F., Abdel-Salam, E., Qahtan, A., Alatar, A., Cantini, C., Cai, G., Hausman, J.-F., Siddiqui, K., Hernández-Sotomayor, S., &amp; Faisal, M. (2018). Production of </w:t>
      </w:r>
      <w:del w:id="1304" w:author="Arnold, Betsy - (fungi)" w:date="2024-10-07T06:19:00Z">
        <w:r>
          <w:rPr/>
          <w:delText xml:space="preserve">Plant </w:delText>
        </w:r>
      </w:del>
      <w:ins w:id="1305" w:author="Arnold, Betsy - (fungi)" w:date="2024-10-07T06:19:00Z">
        <w:r>
          <w:rPr/>
          <w:t>plant s</w:t>
        </w:r>
      </w:ins>
      <w:del w:id="1306" w:author="Arnold, Betsy - (fungi)" w:date="2024-10-07T06:19:00Z">
        <w:r>
          <w:rPr/>
          <w:delText>S</w:delText>
        </w:r>
      </w:del>
      <w:r>
        <w:rPr/>
        <w:t xml:space="preserve">econdary </w:t>
      </w:r>
      <w:ins w:id="1307" w:author="Arnold, Betsy - (fungi)" w:date="2024-10-07T06:19:00Z">
        <w:r>
          <w:rPr/>
          <w:t>m</w:t>
        </w:r>
      </w:ins>
      <w:del w:id="1308" w:author="Arnold, Betsy - (fungi)" w:date="2024-10-07T06:19:00Z">
        <w:r>
          <w:rPr/>
          <w:delText>M</w:delText>
        </w:r>
      </w:del>
      <w:r>
        <w:rPr/>
        <w:t xml:space="preserve">etabolites: </w:t>
      </w:r>
      <w:ins w:id="1309" w:author="Arnold, Betsy - (fungi)" w:date="2024-10-07T06:19:00Z">
        <w:r>
          <w:rPr/>
          <w:t>e</w:t>
        </w:r>
      </w:ins>
      <w:del w:id="1310" w:author="Arnold, Betsy - (fungi)" w:date="2024-10-07T06:19:00Z">
        <w:r>
          <w:rPr/>
          <w:delText>E</w:delText>
        </w:r>
      </w:del>
      <w:r>
        <w:rPr/>
        <w:t xml:space="preserve">xamples, </w:t>
      </w:r>
      <w:ins w:id="1311" w:author="Arnold, Betsy - (fungi)" w:date="2024-10-07T06:19:00Z">
        <w:r>
          <w:rPr/>
          <w:t>t</w:t>
        </w:r>
      </w:ins>
      <w:del w:id="1312" w:author="Arnold, Betsy - (fungi)" w:date="2024-10-07T06:19:00Z">
        <w:r>
          <w:rPr/>
          <w:delText>T</w:delText>
        </w:r>
      </w:del>
      <w:r>
        <w:rPr/>
        <w:t xml:space="preserve">ips and </w:t>
      </w:r>
      <w:ins w:id="1313" w:author="Arnold, Betsy - (fungi)" w:date="2024-10-07T06:19:00Z">
        <w:r>
          <w:rPr/>
          <w:t>s</w:t>
        </w:r>
      </w:ins>
      <w:del w:id="1314" w:author="Arnold, Betsy - (fungi)" w:date="2024-10-07T06:19:00Z">
        <w:r>
          <w:rPr/>
          <w:delText>S</w:delText>
        </w:r>
      </w:del>
      <w:r>
        <w:rPr/>
        <w:t xml:space="preserve">uggestions for </w:t>
      </w:r>
      <w:del w:id="1315" w:author="Arnold, Betsy - (fungi)" w:date="2024-10-07T06:19:00Z">
        <w:r>
          <w:rPr/>
          <w:delText>Biotechnologists</w:delText>
        </w:r>
      </w:del>
      <w:ins w:id="1316" w:author="Arnold, Betsy - (fungi)" w:date="2024-10-07T06:19:00Z">
        <w:r>
          <w:rPr/>
          <w:t>biotechnologists</w:t>
        </w:r>
      </w:ins>
      <w:r>
        <w:rPr/>
        <w:t xml:space="preserve">. </w:t>
      </w:r>
      <w:r>
        <w:rPr>
          <w:i/>
          <w:iCs/>
        </w:rPr>
        <w:t>Genes</w:t>
      </w:r>
      <w:r>
        <w:rPr/>
        <w:t xml:space="preserve">, </w:t>
      </w:r>
      <w:r>
        <w:rPr>
          <w:i/>
          <w:iCs/>
        </w:rPr>
        <w:t>9</w:t>
      </w:r>
      <w:r>
        <w:rPr/>
        <w:t xml:space="preserve">(6), 309. </w:t>
      </w:r>
      <w:hyperlink r:id="rId29">
        <w:r>
          <w:rPr>
            <w:rStyle w:val="Hyperlink"/>
          </w:rPr>
          <w:t>https://doi.org/10.3390/genes9060309</w:t>
        </w:r>
      </w:hyperlink>
      <w:bookmarkEnd w:id="52"/>
    </w:p>
    <w:p>
      <w:pPr>
        <w:pStyle w:val="Bibliography"/>
        <w:rPr/>
      </w:pPr>
      <w:bookmarkStart w:id="53"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30">
        <w:r>
          <w:rPr>
            <w:rStyle w:val="Hyperlink"/>
          </w:rPr>
          <w:t>https://doi.org/10.1016/j.ppees.2007.01.001</w:t>
        </w:r>
      </w:hyperlink>
      <w:bookmarkEnd w:id="53"/>
    </w:p>
    <w:p>
      <w:pPr>
        <w:pStyle w:val="Bibliography"/>
        <w:rPr/>
      </w:pPr>
      <w:bookmarkStart w:id="54"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1">
        <w:r>
          <w:rPr>
            <w:rStyle w:val="Hyperlink"/>
          </w:rPr>
          <w:t>https://doi.org/10.1016/j.funeco.2013.12.005</w:t>
        </w:r>
      </w:hyperlink>
      <w:bookmarkEnd w:id="54"/>
    </w:p>
    <w:p>
      <w:pPr>
        <w:pStyle w:val="Bibliography"/>
        <w:rPr/>
      </w:pPr>
      <w:bookmarkStart w:id="55" w:name="ref-holeski2010"/>
      <w:r>
        <w:rPr/>
        <w:t xml:space="preserve">Holeski, L. M., Chase-Alone, R., &amp; Kelly, J. K. (2010). The genetics of phenotypic plasticity in plant defense: Trichome production in </w:t>
      </w:r>
      <w:r>
        <w:rPr>
          <w:i/>
          <w:iCs/>
          <w:rPrChange w:id="0" w:author="Arnold, Betsy - (fungi)" w:date="2024-10-07T06:19:00Z"/>
        </w:rPr>
        <w:t>Mimulus guttatus</w:t>
      </w:r>
      <w:r>
        <w:rPr/>
        <w:t xml:space="preserve">. </w:t>
      </w:r>
      <w:r>
        <w:rPr>
          <w:i/>
          <w:iCs/>
        </w:rPr>
        <w:t>American Naturalist</w:t>
      </w:r>
      <w:r>
        <w:rPr/>
        <w:t xml:space="preserve">, </w:t>
      </w:r>
      <w:r>
        <w:rPr>
          <w:i/>
          <w:iCs/>
        </w:rPr>
        <w:t>175</w:t>
      </w:r>
      <w:r>
        <w:rPr/>
        <w:t xml:space="preserve">(4), 391–400. </w:t>
      </w:r>
      <w:hyperlink r:id="rId32">
        <w:r>
          <w:rPr>
            <w:rStyle w:val="Hyperlink"/>
          </w:rPr>
          <w:t>https://doi.org/10.1086/651300</w:t>
        </w:r>
      </w:hyperlink>
      <w:bookmarkEnd w:id="55"/>
    </w:p>
    <w:p>
      <w:pPr>
        <w:pStyle w:val="Bibliography"/>
        <w:rPr>
          <w:ins w:id="1322" w:author="Bolívar Aponte Rolón" w:date="2024-10-08T10:16:19Z"/>
        </w:rPr>
      </w:pPr>
      <w:ins w:id="1318" w:author="Bolívar Aponte Rolón" w:date="2024-10-08T10:16:19Z">
        <w:bookmarkStart w:id="56" w:name="ref-hugh-jones2023"/>
        <w:r>
          <w:rPr/>
          <w:t xml:space="preserve">Hugh-Jones, D. (2023). </w:t>
        </w:r>
      </w:ins>
      <w:ins w:id="1319" w:author="Bolívar Aponte Rolón" w:date="2024-10-08T10:16:19Z">
        <w:r>
          <w:rPr>
            <w:i/>
            <w:iCs/>
          </w:rPr>
          <w:t>huxtable: Easily create and style tables for LaTeX, HTML and other formats</w:t>
        </w:r>
      </w:ins>
      <w:ins w:id="1320" w:author="Bolívar Aponte Rolón" w:date="2024-10-08T10:16:19Z">
        <w:r>
          <w:rPr/>
          <w:t xml:space="preserve"> [Manual]. </w:t>
        </w:r>
      </w:ins>
      <w:hyperlink r:id="rId33">
        <w:ins w:id="1321" w:author="Bolívar Aponte Rolón" w:date="2024-10-08T10:16:19Z">
          <w:r>
            <w:rPr>
              <w:rStyle w:val="Hyperlink"/>
            </w:rPr>
            <w:t>https://CRAN.R-project.org/package=huxtable</w:t>
          </w:r>
        </w:ins>
      </w:hyperlink>
      <w:bookmarkEnd w:id="56"/>
    </w:p>
    <w:p>
      <w:pPr>
        <w:pStyle w:val="Bibliography"/>
        <w:rPr/>
      </w:pPr>
      <w:bookmarkStart w:id="57" w:name="ref-kassambara2023a"/>
      <w:r>
        <w:rPr/>
        <w:t xml:space="preserve">Kassambara, A. (2023a). </w:t>
      </w:r>
      <w:r>
        <w:rPr>
          <w:i/>
          <w:iCs/>
        </w:rPr>
        <w:t>Ggpubr: ’ggplot2’ Based Publication Ready Plots</w:t>
      </w:r>
      <w:r>
        <w:rPr/>
        <w:t xml:space="preserve"> (R package version 0.6.0) [Computer software]. </w:t>
      </w:r>
      <w:hyperlink r:id="rId34">
        <w:r>
          <w:rPr>
            <w:rStyle w:val="Hyperlink"/>
          </w:rPr>
          <w:t>https://rpkgs.datanovia.com/ggpubr/</w:t>
        </w:r>
      </w:hyperlink>
      <w:bookmarkEnd w:id="57"/>
    </w:p>
    <w:p>
      <w:pPr>
        <w:pStyle w:val="Bibliography"/>
        <w:rPr/>
      </w:pPr>
      <w:bookmarkStart w:id="58" w:name="ref-kassambara2023"/>
      <w:r>
        <w:rPr/>
        <w:t xml:space="preserve">Kassambara, A. (2023b). </w:t>
      </w:r>
      <w:r>
        <w:rPr>
          <w:i/>
          <w:iCs/>
        </w:rPr>
        <w:t>Rstatix: Pipe-Friendly Framework for Basic Statistical Tests</w:t>
      </w:r>
      <w:r>
        <w:rPr/>
        <w:t xml:space="preserve"> (R package version 0.7.2) [Computer software]. </w:t>
      </w:r>
      <w:hyperlink r:id="rId35">
        <w:r>
          <w:rPr>
            <w:rStyle w:val="Hyperlink"/>
          </w:rPr>
          <w:t>https://rpkgs.datanovia.com/rstatix/</w:t>
        </w:r>
      </w:hyperlink>
      <w:bookmarkEnd w:id="58"/>
    </w:p>
    <w:p>
      <w:pPr>
        <w:pStyle w:val="Bibliography"/>
        <w:rPr/>
      </w:pPr>
      <w:bookmarkStart w:id="59"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6">
        <w:r>
          <w:rPr>
            <w:rStyle w:val="Hyperlink"/>
          </w:rPr>
          <w:t>https://doi.org/10.1093/aob/mct036</w:t>
        </w:r>
      </w:hyperlink>
      <w:bookmarkEnd w:id="59"/>
    </w:p>
    <w:p>
      <w:pPr>
        <w:pStyle w:val="Bibliography"/>
        <w:rPr/>
      </w:pPr>
      <w:bookmarkStart w:id="60"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7">
        <w:r>
          <w:rPr>
            <w:rStyle w:val="Hyperlink"/>
          </w:rPr>
          <w:t>https://doi.org/10.1111/j.1469-8137.2012.04203.x</w:t>
        </w:r>
      </w:hyperlink>
      <w:bookmarkEnd w:id="60"/>
    </w:p>
    <w:p>
      <w:pPr>
        <w:pStyle w:val="Bibliography"/>
        <w:rPr>
          <w:ins w:id="1329" w:author="Bolívar Aponte Rolón" w:date="2024-10-08T10:16:37Z"/>
        </w:rPr>
      </w:pPr>
      <w:ins w:id="1323" w:author="Bolívar Aponte Rolón" w:date="2024-10-08T10:16:37Z">
        <w:bookmarkStart w:id="61" w:name="ref-kress2009"/>
        <w:r>
          <w:rPr/>
          <w:t xml:space="preserve">Kress, W. J., Erickson, D. L., Jones, F. A., Swenson, N. G., Perez, R., Sanjur, O., &amp; Bermingham, E. (2009). Plant DNA barcodes and a community phylogeny of a tropical forest dynamics plot in Panama. </w:t>
        </w:r>
      </w:ins>
      <w:ins w:id="1324" w:author="Bolívar Aponte Rolón" w:date="2024-10-08T10:16:37Z">
        <w:r>
          <w:rPr>
            <w:i/>
            <w:iCs/>
          </w:rPr>
          <w:t>Proceedings of the National Academy of Sciences</w:t>
        </w:r>
      </w:ins>
      <w:ins w:id="1325" w:author="Bolívar Aponte Rolón" w:date="2024-10-08T10:16:37Z">
        <w:r>
          <w:rPr/>
          <w:t xml:space="preserve">, </w:t>
        </w:r>
      </w:ins>
      <w:ins w:id="1326" w:author="Bolívar Aponte Rolón" w:date="2024-10-08T10:16:37Z">
        <w:r>
          <w:rPr>
            <w:i/>
            <w:iCs/>
          </w:rPr>
          <w:t>106</w:t>
        </w:r>
      </w:ins>
      <w:ins w:id="1327" w:author="Bolívar Aponte Rolón" w:date="2024-10-08T10:16:37Z">
        <w:r>
          <w:rPr/>
          <w:t xml:space="preserve">(44), 18621–18626. </w:t>
        </w:r>
      </w:ins>
      <w:hyperlink r:id="rId38">
        <w:ins w:id="1328" w:author="Bolívar Aponte Rolón" w:date="2024-10-08T10:16:37Z">
          <w:r>
            <w:rPr>
              <w:rStyle w:val="Hyperlink"/>
            </w:rPr>
            <w:t>https://doi.org/10.1073/pnas.0909820106</w:t>
          </w:r>
        </w:ins>
      </w:hyperlink>
      <w:bookmarkEnd w:id="61"/>
    </w:p>
    <w:p>
      <w:pPr>
        <w:pStyle w:val="Bibliography"/>
        <w:rPr/>
      </w:pPr>
      <w:bookmarkStart w:id="62"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9">
        <w:r>
          <w:rPr>
            <w:rStyle w:val="Hyperlink"/>
          </w:rPr>
          <w:t>https://doi.org/10.1098/rstb.2011.0248</w:t>
        </w:r>
      </w:hyperlink>
      <w:bookmarkEnd w:id="62"/>
    </w:p>
    <w:p>
      <w:pPr>
        <w:pStyle w:val="Bibliography"/>
        <w:rPr/>
      </w:pPr>
      <w:bookmarkStart w:id="63"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40">
        <w:r>
          <w:rPr>
            <w:rStyle w:val="Hyperlink"/>
          </w:rPr>
          <w:t>https://doi.org/10.1890/0012-9615(1999)069[0001:DBRATM]2.0.CO;2</w:t>
        </w:r>
      </w:hyperlink>
      <w:bookmarkEnd w:id="63"/>
    </w:p>
    <w:p>
      <w:pPr>
        <w:pStyle w:val="Bibliography"/>
        <w:rPr/>
      </w:pPr>
      <w:bookmarkStart w:id="64" w:name="ref-legendre2012"/>
      <w:r>
        <w:rPr/>
        <w:t xml:space="preserve">Legendre, P., &amp; Legendre, L. (2012). </w:t>
      </w:r>
      <w:r>
        <w:rPr>
          <w:i/>
          <w:iCs/>
        </w:rPr>
        <w:t>Numerical ecology</w:t>
      </w:r>
      <w:r>
        <w:rPr/>
        <w:t xml:space="preserve"> (3d English edition). Elsevier.</w:t>
      </w:r>
      <w:bookmarkEnd w:id="64"/>
    </w:p>
    <w:p>
      <w:pPr>
        <w:pStyle w:val="Bibliography"/>
        <w:rPr/>
      </w:pPr>
      <w:bookmarkStart w:id="65"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41">
        <w:r>
          <w:rPr>
            <w:rStyle w:val="Hyperlink"/>
          </w:rPr>
          <w:t>https://doi.org/10.1111/j.2041-210X.2010.00078.x</w:t>
        </w:r>
      </w:hyperlink>
      <w:bookmarkEnd w:id="65"/>
    </w:p>
    <w:p>
      <w:pPr>
        <w:pStyle w:val="Bibliography"/>
        <w:rPr>
          <w:ins w:id="1330" w:author="Bolívar Aponte Rolón" w:date="2024-08-19T16:12:00Z"/>
        </w:rPr>
      </w:pPr>
      <w:bookmarkStart w:id="66"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6"/>
    </w:p>
    <w:p>
      <w:pPr>
        <w:pStyle w:val="Bibliography"/>
        <w:rPr/>
      </w:pPr>
      <w:ins w:id="1331" w:author="Bolívar Aponte Rolón" w:date="2024-08-19T16:12:00Z">
        <w:bookmarkStart w:id="67" w:name="ref-li2022"/>
        <w:r>
          <w:rPr/>
          <w:t xml:space="preserve">Li, J., Wingfield, M. J., Barnes, I., &amp; Chen, S. (2022). </w:t>
        </w:r>
      </w:ins>
      <w:ins w:id="1332" w:author="Bolívar Aponte Rolón" w:date="2024-08-19T16:12:00Z">
        <w:r>
          <w:rPr>
            <w:i/>
            <w:iCs/>
          </w:rPr>
          <w:t>Calonectria</w:t>
        </w:r>
      </w:ins>
      <w:ins w:id="1333" w:author="Bolívar Aponte Rolón" w:date="2024-08-19T16:12:00Z">
        <w:r>
          <w:rPr/>
          <w:t xml:space="preserve"> in the age of genes and genomes: Towards understanding an important but relatively unknown group of pathogens. </w:t>
        </w:r>
      </w:ins>
      <w:ins w:id="1334" w:author="Bolívar Aponte Rolón" w:date="2024-08-19T16:12:00Z">
        <w:r>
          <w:rPr>
            <w:i/>
            <w:iCs/>
          </w:rPr>
          <w:t>Molecular Plant Pathology</w:t>
        </w:r>
      </w:ins>
      <w:ins w:id="1335" w:author="Bolívar Aponte Rolón" w:date="2024-08-19T16:12:00Z">
        <w:r>
          <w:rPr/>
          <w:t xml:space="preserve">, </w:t>
        </w:r>
      </w:ins>
      <w:ins w:id="1336" w:author="Bolívar Aponte Rolón" w:date="2024-08-19T16:12:00Z">
        <w:r>
          <w:rPr>
            <w:i/>
            <w:iCs/>
          </w:rPr>
          <w:t>23</w:t>
        </w:r>
      </w:ins>
      <w:ins w:id="1337" w:author="Bolívar Aponte Rolón" w:date="2024-08-19T16:12:00Z">
        <w:r>
          <w:rPr/>
          <w:t xml:space="preserve">(7), 1060–1072. </w:t>
        </w:r>
      </w:ins>
      <w:hyperlink r:id="rId42">
        <w:ins w:id="1338" w:author="Bolívar Aponte Rolón" w:date="2024-08-19T16:12:00Z">
          <w:r>
            <w:rPr>
              <w:rStyle w:val="Hyperlink"/>
            </w:rPr>
            <w:t>https://doi.org/10.1111/mpp.13209</w:t>
          </w:r>
        </w:ins>
      </w:hyperlink>
      <w:bookmarkEnd w:id="67"/>
    </w:p>
    <w:p>
      <w:pPr>
        <w:pStyle w:val="Bibliography"/>
        <w:rPr>
          <w:ins w:id="1349" w:author="Bolívar Aponte Rolón" w:date="2024-09-03T11:56:00Z"/>
        </w:rPr>
      </w:pPr>
      <w:ins w:id="1339" w:author="Bolívar Aponte Rolón" w:date="2024-09-03T11:56:00Z">
        <w:bookmarkStart w:id="68" w:name="ref-lombard2010"/>
        <w:r>
          <w:rPr/>
          <w:t xml:space="preserve">Lombard, L., Crous, P. W., Wingfield, B. D., &amp; Wingfield, M. J. (2010). Species concepts in </w:t>
        </w:r>
      </w:ins>
      <w:ins w:id="1340" w:author="Bolívar Aponte Rolón" w:date="2024-09-03T11:56:00Z">
        <w:r>
          <w:rPr>
            <w:i/>
            <w:iCs/>
          </w:rPr>
          <w:t>Calonectria</w:t>
        </w:r>
      </w:ins>
      <w:ins w:id="1341" w:author="Bolívar Aponte Rolón" w:date="2024-09-03T11:56:00Z">
        <w:r>
          <w:rPr/>
          <w:t xml:space="preserve"> (</w:t>
        </w:r>
      </w:ins>
      <w:ins w:id="1342" w:author="Bolívar Aponte Rolón" w:date="2024-09-03T11:56:00Z">
        <w:r>
          <w:rPr>
            <w:i/>
            <w:iCs/>
          </w:rPr>
          <w:t>Cylindrocladium</w:t>
        </w:r>
      </w:ins>
      <w:ins w:id="1343" w:author="Bolívar Aponte Rolón" w:date="2024-09-03T11:56:00Z">
        <w:r>
          <w:rPr/>
          <w:t xml:space="preserve">). </w:t>
        </w:r>
      </w:ins>
      <w:ins w:id="1344" w:author="Bolívar Aponte Rolón" w:date="2024-09-03T11:56:00Z">
        <w:r>
          <w:rPr>
            <w:i/>
            <w:iCs/>
          </w:rPr>
          <w:t>Studies in Mycology</w:t>
        </w:r>
      </w:ins>
      <w:ins w:id="1345" w:author="Bolívar Aponte Rolón" w:date="2024-09-03T11:56:00Z">
        <w:r>
          <w:rPr/>
          <w:t xml:space="preserve">, </w:t>
        </w:r>
      </w:ins>
      <w:ins w:id="1346" w:author="Bolívar Aponte Rolón" w:date="2024-09-03T11:56:00Z">
        <w:r>
          <w:rPr>
            <w:i/>
            <w:iCs/>
          </w:rPr>
          <w:t>66</w:t>
        </w:r>
      </w:ins>
      <w:ins w:id="1347" w:author="Bolívar Aponte Rolón" w:date="2024-09-03T11:56:00Z">
        <w:r>
          <w:rPr/>
          <w:t xml:space="preserve">, 1–13. </w:t>
        </w:r>
      </w:ins>
      <w:hyperlink r:id="rId43">
        <w:ins w:id="1348" w:author="Bolívar Aponte Rolón" w:date="2024-09-03T11:56:00Z">
          <w:r>
            <w:rPr>
              <w:rStyle w:val="Hyperlink"/>
            </w:rPr>
            <w:t>https://doi.org/10.3114/sim.2010.66.01</w:t>
          </w:r>
        </w:ins>
      </w:hyperlink>
      <w:bookmarkEnd w:id="68"/>
    </w:p>
    <w:p>
      <w:pPr>
        <w:pStyle w:val="Bibliography"/>
        <w:rPr/>
      </w:pPr>
      <w:bookmarkStart w:id="69"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4">
        <w:r>
          <w:rPr>
            <w:rStyle w:val="Hyperlink"/>
          </w:rPr>
          <w:t>https://doi.org/10.1007/s00442-014-3177-2</w:t>
        </w:r>
      </w:hyperlink>
      <w:bookmarkEnd w:id="69"/>
    </w:p>
    <w:p>
      <w:pPr>
        <w:pStyle w:val="Bibliography"/>
        <w:rPr/>
      </w:pPr>
      <w:bookmarkStart w:id="70"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5">
        <w:r>
          <w:rPr>
            <w:rStyle w:val="Hyperlink"/>
          </w:rPr>
          <w:t>https://doi.org/10.1890/0012-9658(2001)082[0290:FMMTCD]2.0.CO;2</w:t>
        </w:r>
      </w:hyperlink>
      <w:bookmarkEnd w:id="70"/>
    </w:p>
    <w:p>
      <w:pPr>
        <w:pStyle w:val="Bibliography"/>
        <w:rPr/>
      </w:pPr>
      <w:bookmarkStart w:id="71" w:name="ref-mcgill2006"/>
      <w:r>
        <w:rPr/>
        <w:t xml:space="preserve">McGill, B. J., Enquist, B. J., Weiher, E., &amp; Westoby, M. (2006). Rebuilding community ecology from functional traits. </w:t>
      </w:r>
      <w:r>
        <w:rPr>
          <w:i/>
          <w:iCs/>
        </w:rPr>
        <w:t>Trends in Ecology and Evolution</w:t>
      </w:r>
      <w:r>
        <w:rPr/>
        <w:t xml:space="preserve">. </w:t>
      </w:r>
      <w:hyperlink r:id="rId46">
        <w:r>
          <w:rPr>
            <w:rStyle w:val="Hyperlink"/>
          </w:rPr>
          <w:t>https://doi.org/10.1016/j.tree.2006.02.002</w:t>
        </w:r>
      </w:hyperlink>
      <w:bookmarkEnd w:id="71"/>
    </w:p>
    <w:p>
      <w:pPr>
        <w:pStyle w:val="Bibliography"/>
        <w:rPr/>
      </w:pPr>
      <w:bookmarkStart w:id="72" w:name="ref-mcmurdie2013"/>
      <w:r>
        <w:rPr/>
        <w:t xml:space="preserve">McMurdie, P. J., &amp; Holmes, S. (2013). Phyloseq: An R </w:t>
      </w:r>
      <w:del w:id="1350" w:author="Arnold, Betsy - (fungi)" w:date="2024-10-07T06:20:00Z">
        <w:r>
          <w:rPr/>
          <w:delText xml:space="preserve">Package </w:delText>
        </w:r>
      </w:del>
      <w:ins w:id="1351" w:author="Arnold, Betsy - (fungi)" w:date="2024-10-07T06:20:00Z">
        <w:r>
          <w:rPr/>
          <w:t xml:space="preserve">package </w:t>
        </w:r>
      </w:ins>
      <w:r>
        <w:rPr/>
        <w:t xml:space="preserve">for </w:t>
      </w:r>
      <w:del w:id="1352" w:author="Arnold, Betsy - (fungi)" w:date="2024-10-07T06:20:00Z">
        <w:r>
          <w:rPr/>
          <w:delText xml:space="preserve">Reproducible </w:delText>
        </w:r>
      </w:del>
      <w:ins w:id="1353" w:author="Arnold, Betsy - (fungi)" w:date="2024-10-07T06:20:00Z">
        <w:r>
          <w:rPr/>
          <w:t>reproducible i</w:t>
        </w:r>
      </w:ins>
      <w:del w:id="1354" w:author="Arnold, Betsy - (fungi)" w:date="2024-10-07T06:20:00Z">
        <w:r>
          <w:rPr/>
          <w:delText>I</w:delText>
        </w:r>
      </w:del>
      <w:r>
        <w:rPr/>
        <w:t xml:space="preserve">nteractive </w:t>
      </w:r>
      <w:ins w:id="1355" w:author="Arnold, Betsy - (fungi)" w:date="2024-10-07T06:20:00Z">
        <w:r>
          <w:rPr/>
          <w:t>a</w:t>
        </w:r>
      </w:ins>
      <w:del w:id="1356" w:author="Arnold, Betsy - (fungi)" w:date="2024-10-07T06:20:00Z">
        <w:r>
          <w:rPr/>
          <w:delText>A</w:delText>
        </w:r>
      </w:del>
      <w:r>
        <w:rPr/>
        <w:t xml:space="preserve">nalysis and </w:t>
      </w:r>
      <w:ins w:id="1357" w:author="Arnold, Betsy - (fungi)" w:date="2024-10-07T06:20:00Z">
        <w:r>
          <w:rPr/>
          <w:t>g</w:t>
        </w:r>
      </w:ins>
      <w:del w:id="1358" w:author="Arnold, Betsy - (fungi)" w:date="2024-10-07T06:20:00Z">
        <w:r>
          <w:rPr/>
          <w:delText>G</w:delText>
        </w:r>
      </w:del>
      <w:r>
        <w:rPr/>
        <w:t xml:space="preserve">raphics of </w:t>
      </w:r>
      <w:ins w:id="1359" w:author="Arnold, Betsy - (fungi)" w:date="2024-10-07T06:20:00Z">
        <w:r>
          <w:rPr/>
          <w:t>m</w:t>
        </w:r>
      </w:ins>
      <w:del w:id="1360" w:author="Arnold, Betsy - (fungi)" w:date="2024-10-07T06:20:00Z">
        <w:r>
          <w:rPr/>
          <w:delText>M</w:delText>
        </w:r>
      </w:del>
      <w:r>
        <w:rPr/>
        <w:t xml:space="preserve">icrobiome </w:t>
      </w:r>
      <w:ins w:id="1361" w:author="Arnold, Betsy - (fungi)" w:date="2024-10-07T06:20:00Z">
        <w:r>
          <w:rPr/>
          <w:t>c</w:t>
        </w:r>
      </w:ins>
      <w:del w:id="1362" w:author="Arnold, Betsy - (fungi)" w:date="2024-10-07T06:20:00Z">
        <w:r>
          <w:rPr/>
          <w:delText>C</w:delText>
        </w:r>
      </w:del>
      <w:r>
        <w:rPr/>
        <w:t xml:space="preserve">ensus </w:t>
      </w:r>
      <w:ins w:id="1363" w:author="Arnold, Betsy - (fungi)" w:date="2024-10-07T06:20:00Z">
        <w:r>
          <w:rPr/>
          <w:t>d</w:t>
        </w:r>
      </w:ins>
      <w:del w:id="1364" w:author="Arnold, Betsy - (fungi)" w:date="2024-10-07T06:20:00Z">
        <w:r>
          <w:rPr/>
          <w:delText>D</w:delText>
        </w:r>
      </w:del>
      <w:r>
        <w:rPr/>
        <w:t xml:space="preserve">ata. </w:t>
      </w:r>
      <w:r>
        <w:rPr>
          <w:i/>
          <w:iCs/>
        </w:rPr>
        <w:t>PLoS ONE</w:t>
      </w:r>
      <w:r>
        <w:rPr/>
        <w:t xml:space="preserve">, </w:t>
      </w:r>
      <w:r>
        <w:rPr>
          <w:i/>
          <w:iCs/>
        </w:rPr>
        <w:t>8</w:t>
      </w:r>
      <w:r>
        <w:rPr/>
        <w:t xml:space="preserve">(4), e61217. </w:t>
      </w:r>
      <w:hyperlink r:id="rId47">
        <w:r>
          <w:rPr>
            <w:rStyle w:val="Hyperlink"/>
          </w:rPr>
          <w:t>https://doi.org/10.1371/journal.pone.0061217</w:t>
        </w:r>
      </w:hyperlink>
      <w:bookmarkEnd w:id="72"/>
    </w:p>
    <w:p>
      <w:pPr>
        <w:pStyle w:val="Bibliography"/>
        <w:rPr/>
      </w:pPr>
      <w:bookmarkStart w:id="73"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8">
        <w:r>
          <w:rPr>
            <w:rStyle w:val="Hyperlink"/>
          </w:rPr>
          <w:t>https://doi.org/10.3389/fmicb.2014.00479</w:t>
        </w:r>
      </w:hyperlink>
      <w:bookmarkEnd w:id="73"/>
    </w:p>
    <w:p>
      <w:pPr>
        <w:pStyle w:val="Bibliography"/>
        <w:rPr/>
      </w:pPr>
      <w:bookmarkStart w:id="74" w:name="ref-mejia2008"/>
      <w:r>
        <w:rPr/>
        <w:t xml:space="preserve">Mejía, L. C., Rojas, E. I., Maynard, Z., Bael, S. V., Arnold, A. E., Hebbar, P., Samuels, G. J., Robbins, N., &amp; Herre, E. A. (2008). Endophytic fungi as biocontrol agents of </w:t>
      </w:r>
      <w:r>
        <w:rPr>
          <w:i/>
          <w:iCs/>
          <w:rPrChange w:id="0" w:author="Arnold, Betsy - (fungi)" w:date="2024-10-07T06:20:00Z"/>
        </w:rPr>
        <w:t xml:space="preserve">Theobroma cacao </w:t>
      </w:r>
      <w:r>
        <w:rPr/>
        <w:t xml:space="preserve">pathogens. </w:t>
      </w:r>
      <w:r>
        <w:rPr>
          <w:i/>
          <w:iCs/>
        </w:rPr>
        <w:t>Biological Control</w:t>
      </w:r>
      <w:r>
        <w:rPr/>
        <w:t xml:space="preserve">, </w:t>
      </w:r>
      <w:r>
        <w:rPr>
          <w:i/>
          <w:iCs/>
        </w:rPr>
        <w:t>46</w:t>
      </w:r>
      <w:r>
        <w:rPr/>
        <w:t xml:space="preserve">(1), 4–14. </w:t>
      </w:r>
      <w:hyperlink r:id="rId49">
        <w:r>
          <w:rPr>
            <w:rStyle w:val="Hyperlink"/>
          </w:rPr>
          <w:t>https://doi.org/10.1016/j.biocontrol.2008.01.012</w:t>
        </w:r>
      </w:hyperlink>
      <w:bookmarkEnd w:id="74"/>
    </w:p>
    <w:p>
      <w:pPr>
        <w:pStyle w:val="Bibliography"/>
        <w:rPr>
          <w:ins w:id="1386" w:author="Bolívar Aponte Rolón" w:date="2024-10-08T10:17:41Z"/>
        </w:rPr>
      </w:pPr>
      <w:ins w:id="1366" w:author="Bolívar Aponte Rolón" w:date="2024-10-08T10:17:41Z">
        <w:bookmarkStart w:id="75" w:name="ref-minh2020"/>
        <w:r>
          <w:rPr/>
          <w:t xml:space="preserve">Minh, B. Q., Schmidt, H. A., Chernomor, O., Schrempf, D., Woodhams, M. D., Von Haeseler, A., &amp; Lanfear, R. (2020). IQ-TREE 2: New </w:t>
        </w:r>
      </w:ins>
      <w:ins w:id="1367" w:author="Bolívar Aponte Rolón" w:date="2024-10-08T10:17:41Z">
        <w:r>
          <w:rPr/>
          <w:t>m</w:t>
        </w:r>
      </w:ins>
      <w:ins w:id="1368" w:author="Bolívar Aponte Rolón" w:date="2024-10-08T10:17:41Z">
        <w:r>
          <w:rPr/>
          <w:t xml:space="preserve">odels and </w:t>
        </w:r>
      </w:ins>
      <w:ins w:id="1369" w:author="Bolívar Aponte Rolón" w:date="2024-10-08T10:17:41Z">
        <w:r>
          <w:rPr/>
          <w:t>e</w:t>
        </w:r>
      </w:ins>
      <w:ins w:id="1370" w:author="Bolívar Aponte Rolón" w:date="2024-10-08T10:17:41Z">
        <w:r>
          <w:rPr/>
          <w:t xml:space="preserve">fficient </w:t>
        </w:r>
      </w:ins>
      <w:ins w:id="1371" w:author="Bolívar Aponte Rolón" w:date="2024-10-08T10:17:41Z">
        <w:r>
          <w:rPr/>
          <w:t>m</w:t>
        </w:r>
      </w:ins>
      <w:ins w:id="1372" w:author="Bolívar Aponte Rolón" w:date="2024-10-08T10:17:41Z">
        <w:r>
          <w:rPr/>
          <w:t xml:space="preserve">ethods for </w:t>
        </w:r>
      </w:ins>
      <w:ins w:id="1373" w:author="Bolívar Aponte Rolón" w:date="2024-10-08T10:17:41Z">
        <w:r>
          <w:rPr/>
          <w:t>p</w:t>
        </w:r>
      </w:ins>
      <w:ins w:id="1374" w:author="Bolívar Aponte Rolón" w:date="2024-10-08T10:17:41Z">
        <w:r>
          <w:rPr/>
          <w:t xml:space="preserve">hylogenetic </w:t>
        </w:r>
      </w:ins>
      <w:ins w:id="1375" w:author="Bolívar Aponte Rolón" w:date="2024-10-08T10:17:41Z">
        <w:r>
          <w:rPr/>
          <w:t>i</w:t>
        </w:r>
      </w:ins>
      <w:ins w:id="1376" w:author="Bolívar Aponte Rolón" w:date="2024-10-08T10:17:41Z">
        <w:r>
          <w:rPr/>
          <w:t xml:space="preserve">nference in the </w:t>
        </w:r>
      </w:ins>
      <w:ins w:id="1377" w:author="Bolívar Aponte Rolón" w:date="2024-10-08T10:17:41Z">
        <w:r>
          <w:rPr/>
          <w:t>g</w:t>
        </w:r>
      </w:ins>
      <w:ins w:id="1378" w:author="Bolívar Aponte Rolón" w:date="2024-10-08T10:17:41Z">
        <w:r>
          <w:rPr/>
          <w:t xml:space="preserve">enomic </w:t>
        </w:r>
      </w:ins>
      <w:ins w:id="1379" w:author="Bolívar Aponte Rolón" w:date="2024-10-08T10:17:41Z">
        <w:r>
          <w:rPr/>
          <w:t>e</w:t>
        </w:r>
      </w:ins>
      <w:ins w:id="1380" w:author="Bolívar Aponte Rolón" w:date="2024-10-08T10:17:41Z">
        <w:r>
          <w:rPr/>
          <w:t xml:space="preserve">ra. </w:t>
        </w:r>
      </w:ins>
      <w:ins w:id="1381" w:author="Bolívar Aponte Rolón" w:date="2024-10-08T10:17:41Z">
        <w:r>
          <w:rPr>
            <w:i/>
            <w:iCs/>
          </w:rPr>
          <w:t>Molecular Biology and Evolution</w:t>
        </w:r>
      </w:ins>
      <w:ins w:id="1382" w:author="Bolívar Aponte Rolón" w:date="2024-10-08T10:17:41Z">
        <w:r>
          <w:rPr/>
          <w:t xml:space="preserve">, </w:t>
        </w:r>
      </w:ins>
      <w:ins w:id="1383" w:author="Bolívar Aponte Rolón" w:date="2024-10-08T10:17:41Z">
        <w:r>
          <w:rPr>
            <w:i/>
            <w:iCs/>
          </w:rPr>
          <w:t>37</w:t>
        </w:r>
      </w:ins>
      <w:ins w:id="1384" w:author="Bolívar Aponte Rolón" w:date="2024-10-08T10:17:41Z">
        <w:r>
          <w:rPr/>
          <w:t xml:space="preserve">(5), 1530–1534. </w:t>
        </w:r>
      </w:ins>
      <w:hyperlink r:id="rId50">
        <w:ins w:id="1385" w:author="Bolívar Aponte Rolón" w:date="2024-10-08T10:17:41Z">
          <w:r>
            <w:rPr>
              <w:rStyle w:val="Hyperlink"/>
            </w:rPr>
            <w:t>https://doi.org/10.1093/molbev/msaa015</w:t>
          </w:r>
        </w:ins>
      </w:hyperlink>
      <w:bookmarkEnd w:id="75"/>
    </w:p>
    <w:p>
      <w:pPr>
        <w:pStyle w:val="Bibliography"/>
        <w:rPr>
          <w:ins w:id="1391" w:author="Bolívar Aponte Rolón" w:date="2024-10-08T10:17:41Z"/>
        </w:rPr>
      </w:pPr>
      <w:ins w:id="1387" w:author="Bolívar Aponte Rolón" w:date="2024-10-08T10:17:41Z">
        <w:bookmarkStart w:id="76" w:name="ref-mock2023"/>
        <w:r>
          <w:rPr/>
          <w:t xml:space="preserve">Mock, T. (2023). </w:t>
        </w:r>
      </w:ins>
      <w:ins w:id="1388" w:author="Bolívar Aponte Rolón" w:date="2024-10-08T10:17:41Z">
        <w:r>
          <w:rPr>
            <w:i/>
            <w:iCs/>
          </w:rPr>
          <w:t>gtExtras: Extending “gt” for beautiful HTML tables</w:t>
        </w:r>
      </w:ins>
      <w:ins w:id="1389" w:author="Bolívar Aponte Rolón" w:date="2024-10-08T10:17:41Z">
        <w:r>
          <w:rPr/>
          <w:t xml:space="preserve"> [Manual]. </w:t>
        </w:r>
      </w:ins>
      <w:hyperlink r:id="rId51">
        <w:ins w:id="1390" w:author="Bolívar Aponte Rolón" w:date="2024-10-08T10:17:41Z">
          <w:r>
            <w:rPr>
              <w:rStyle w:val="Hyperlink"/>
            </w:rPr>
            <w:t>https://CRAN.R-project.org/package=gtExtras</w:t>
          </w:r>
        </w:ins>
      </w:hyperlink>
      <w:bookmarkEnd w:id="76"/>
    </w:p>
    <w:p>
      <w:pPr>
        <w:pStyle w:val="Bibliography"/>
        <w:rPr/>
      </w:pPr>
      <w:bookmarkStart w:id="77"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52">
        <w:r>
          <w:rPr>
            <w:rStyle w:val="Hyperlink"/>
          </w:rPr>
          <w:t>https://doi.org/10.3389/fpls.2023.1169558</w:t>
        </w:r>
      </w:hyperlink>
      <w:bookmarkEnd w:id="77"/>
    </w:p>
    <w:p>
      <w:pPr>
        <w:pStyle w:val="Bibliography"/>
        <w:rPr/>
      </w:pPr>
      <w:bookmarkStart w:id="78"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53">
        <w:r>
          <w:rPr>
            <w:rStyle w:val="Hyperlink"/>
          </w:rPr>
          <w:t>https://doi.org/10.1038/s42003-021-01826-7</w:t>
        </w:r>
      </w:hyperlink>
      <w:bookmarkEnd w:id="78"/>
    </w:p>
    <w:p>
      <w:pPr>
        <w:pStyle w:val="Bibliography"/>
        <w:rPr/>
      </w:pPr>
      <w:bookmarkStart w:id="79"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54">
        <w:r>
          <w:rPr>
            <w:rStyle w:val="Hyperlink"/>
          </w:rPr>
          <w:t>https://github.com/vegandevs/vegan</w:t>
        </w:r>
      </w:hyperlink>
      <w:bookmarkEnd w:id="79"/>
    </w:p>
    <w:p>
      <w:pPr>
        <w:pStyle w:val="Bibliography"/>
        <w:rPr>
          <w:ins w:id="1398" w:author="Bolívar Aponte Rolón" w:date="2024-10-08T10:18:24Z"/>
        </w:rPr>
      </w:pPr>
      <w:ins w:id="1392" w:author="Bolívar Aponte Rolón" w:date="2024-10-08T10:18:24Z">
        <w:bookmarkStart w:id="80" w:name="ref-paradis2019"/>
        <w:r>
          <w:rPr/>
          <w:t xml:space="preserve">Paradis, E., &amp; Schliep, K. (2019). ape 5.0: An environment for modern phylogenetics and evolutionary analyses in R. </w:t>
        </w:r>
      </w:ins>
      <w:ins w:id="1393" w:author="Bolívar Aponte Rolón" w:date="2024-10-08T10:18:24Z">
        <w:r>
          <w:rPr>
            <w:i/>
            <w:iCs/>
          </w:rPr>
          <w:t>Bioinformatics (Oxford, England)</w:t>
        </w:r>
      </w:ins>
      <w:ins w:id="1394" w:author="Bolívar Aponte Rolón" w:date="2024-10-08T10:18:24Z">
        <w:r>
          <w:rPr/>
          <w:t xml:space="preserve">, </w:t>
        </w:r>
      </w:ins>
      <w:ins w:id="1395" w:author="Bolívar Aponte Rolón" w:date="2024-10-08T10:18:24Z">
        <w:r>
          <w:rPr>
            <w:i/>
            <w:iCs/>
          </w:rPr>
          <w:t>35</w:t>
        </w:r>
      </w:ins>
      <w:ins w:id="1396" w:author="Bolívar Aponte Rolón" w:date="2024-10-08T10:18:24Z">
        <w:r>
          <w:rPr/>
          <w:t xml:space="preserve">, 526–528. </w:t>
        </w:r>
      </w:ins>
      <w:hyperlink r:id="rId55">
        <w:ins w:id="1397" w:author="Bolívar Aponte Rolón" w:date="2024-10-08T10:18:24Z">
          <w:r>
            <w:rPr>
              <w:rStyle w:val="Hyperlink"/>
            </w:rPr>
            <w:t>https://doi.org/10.1093/bioinformatics/bty633</w:t>
          </w:r>
        </w:ins>
      </w:hyperlink>
      <w:bookmarkEnd w:id="80"/>
    </w:p>
    <w:p>
      <w:pPr>
        <w:pStyle w:val="Bibliography"/>
        <w:rPr/>
      </w:pPr>
      <w:bookmarkStart w:id="81" w:name="ref-pinheiro2000"/>
      <w:r>
        <w:rPr/>
        <w:t xml:space="preserve">Pinheiro, J. C., &amp; Bates, D. M. (2000). </w:t>
      </w:r>
      <w:r>
        <w:rPr>
          <w:i/>
          <w:iCs/>
        </w:rPr>
        <w:t>Mixed-Effects Models in S and S-PLUS</w:t>
      </w:r>
      <w:r>
        <w:rPr/>
        <w:t xml:space="preserve">. Springer. </w:t>
      </w:r>
      <w:hyperlink r:id="rId56">
        <w:r>
          <w:rPr>
            <w:rStyle w:val="Hyperlink"/>
          </w:rPr>
          <w:t>https://doi.org/10.1007/b98882</w:t>
        </w:r>
      </w:hyperlink>
      <w:bookmarkEnd w:id="81"/>
    </w:p>
    <w:p>
      <w:pPr>
        <w:pStyle w:val="Bibliography"/>
        <w:rPr/>
      </w:pPr>
      <w:bookmarkStart w:id="82" w:name="ref-pinheiro2023"/>
      <w:r>
        <w:rPr/>
        <w:t xml:space="preserve">Pinheiro, J., Bates, D., &amp; R Core Team. (2023). </w:t>
      </w:r>
      <w:r>
        <w:rPr>
          <w:i/>
          <w:iCs/>
        </w:rPr>
        <w:t>Nlme: Linear and nonlinear mixed effects models</w:t>
      </w:r>
      <w:r>
        <w:rPr/>
        <w:t xml:space="preserve"> [Manual]. </w:t>
      </w:r>
      <w:hyperlink r:id="rId57">
        <w:r>
          <w:rPr>
            <w:rStyle w:val="Hyperlink"/>
          </w:rPr>
          <w:t>https://CRAN.R-project.org/package=nlme</w:t>
        </w:r>
      </w:hyperlink>
      <w:bookmarkEnd w:id="82"/>
    </w:p>
    <w:p>
      <w:pPr>
        <w:pStyle w:val="Bibliography"/>
        <w:rPr/>
      </w:pPr>
      <w:bookmarkStart w:id="83" w:name="ref-poorter2006"/>
      <w:r>
        <w:rPr/>
        <w:t xml:space="preserve">Poorter, L., &amp; Bongers, F. (2006). Leaf </w:t>
      </w:r>
      <w:del w:id="1399" w:author="Arnold, Betsy - (fungi)" w:date="2024-10-07T06:21:00Z">
        <w:r>
          <w:rPr/>
          <w:delText xml:space="preserve">Traits </w:delText>
        </w:r>
      </w:del>
      <w:ins w:id="1400" w:author="Arnold, Betsy - (fungi)" w:date="2024-10-07T06:21:00Z">
        <w:r>
          <w:rPr/>
          <w:t>traits a</w:t>
        </w:r>
      </w:ins>
      <w:del w:id="1401" w:author="Arnold, Betsy - (fungi)" w:date="2024-10-07T06:21:00Z">
        <w:r>
          <w:rPr/>
          <w:delText>A</w:delText>
        </w:r>
      </w:del>
      <w:r>
        <w:rPr/>
        <w:t xml:space="preserve">re </w:t>
      </w:r>
      <w:ins w:id="1402" w:author="Arnold, Betsy - (fungi)" w:date="2024-10-07T06:21:00Z">
        <w:r>
          <w:rPr/>
          <w:t>g</w:t>
        </w:r>
      </w:ins>
      <w:del w:id="1403" w:author="Arnold, Betsy - (fungi)" w:date="2024-10-07T06:21:00Z">
        <w:r>
          <w:rPr/>
          <w:delText>G</w:delText>
        </w:r>
      </w:del>
      <w:r>
        <w:rPr/>
        <w:t xml:space="preserve">ood </w:t>
      </w:r>
      <w:ins w:id="1404" w:author="Arnold, Betsy - (fungi)" w:date="2024-10-07T06:21:00Z">
        <w:r>
          <w:rPr/>
          <w:t>p</w:t>
        </w:r>
      </w:ins>
      <w:del w:id="1405" w:author="Arnold, Betsy - (fungi)" w:date="2024-10-07T06:21:00Z">
        <w:r>
          <w:rPr/>
          <w:delText>P</w:delText>
        </w:r>
      </w:del>
      <w:r>
        <w:rPr/>
        <w:t xml:space="preserve">redictors </w:t>
      </w:r>
      <w:ins w:id="1406" w:author="Arnold, Betsy - (fungi)" w:date="2024-10-07T06:21:00Z">
        <w:r>
          <w:rPr/>
          <w:t>o</w:t>
        </w:r>
      </w:ins>
      <w:del w:id="1407" w:author="Arnold, Betsy - (fungi)" w:date="2024-10-07T06:21:00Z">
        <w:r>
          <w:rPr/>
          <w:delText>O</w:delText>
        </w:r>
      </w:del>
      <w:r>
        <w:rPr/>
        <w:t xml:space="preserve">f </w:t>
      </w:r>
      <w:ins w:id="1408" w:author="Arnold, Betsy - (fungi)" w:date="2024-10-07T06:21:00Z">
        <w:r>
          <w:rPr/>
          <w:t>p</w:t>
        </w:r>
      </w:ins>
      <w:del w:id="1409" w:author="Arnold, Betsy - (fungi)" w:date="2024-10-07T06:21:00Z">
        <w:r>
          <w:rPr/>
          <w:delText>P</w:delText>
        </w:r>
      </w:del>
      <w:r>
        <w:rPr/>
        <w:t xml:space="preserve">lant </w:t>
      </w:r>
      <w:ins w:id="1410" w:author="Arnold, Betsy - (fungi)" w:date="2024-10-07T06:21:00Z">
        <w:r>
          <w:rPr/>
          <w:t>p</w:t>
        </w:r>
      </w:ins>
      <w:del w:id="1411" w:author="Arnold, Betsy - (fungi)" w:date="2024-10-07T06:21:00Z">
        <w:r>
          <w:rPr/>
          <w:delText>P</w:delText>
        </w:r>
      </w:del>
      <w:r>
        <w:rPr/>
        <w:t xml:space="preserve">erformance </w:t>
      </w:r>
      <w:ins w:id="1412" w:author="Arnold, Betsy - (fungi)" w:date="2024-10-07T06:21:00Z">
        <w:r>
          <w:rPr/>
          <w:t>a</w:t>
        </w:r>
      </w:ins>
      <w:del w:id="1413" w:author="Arnold, Betsy - (fungi)" w:date="2024-10-07T06:21:00Z">
        <w:r>
          <w:rPr/>
          <w:delText>A</w:delText>
        </w:r>
      </w:del>
      <w:r>
        <w:rPr/>
        <w:t xml:space="preserve">cross 53 </w:t>
      </w:r>
      <w:ins w:id="1414" w:author="Arnold, Betsy - (fungi)" w:date="2024-10-07T06:21:00Z">
        <w:r>
          <w:rPr/>
          <w:t>r</w:t>
        </w:r>
      </w:ins>
      <w:del w:id="1415" w:author="Arnold, Betsy - (fungi)" w:date="2024-10-07T06:21:00Z">
        <w:r>
          <w:rPr/>
          <w:delText>R</w:delText>
        </w:r>
      </w:del>
      <w:r>
        <w:rPr/>
        <w:t xml:space="preserve">ain </w:t>
      </w:r>
      <w:ins w:id="1416" w:author="Arnold, Betsy - (fungi)" w:date="2024-10-07T06:21:00Z">
        <w:r>
          <w:rPr/>
          <w:t>f</w:t>
        </w:r>
      </w:ins>
      <w:del w:id="1417" w:author="Arnold, Betsy - (fungi)" w:date="2024-10-07T06:21:00Z">
        <w:r>
          <w:rPr/>
          <w:delText>F</w:delText>
        </w:r>
      </w:del>
      <w:r>
        <w:rPr/>
        <w:t xml:space="preserve">orest </w:t>
      </w:r>
      <w:ins w:id="1418" w:author="Arnold, Betsy - (fungi)" w:date="2024-10-07T06:21:00Z">
        <w:r>
          <w:rPr/>
          <w:t>s</w:t>
        </w:r>
      </w:ins>
      <w:del w:id="1419" w:author="Arnold, Betsy - (fungi)" w:date="2024-10-07T06:21:00Z">
        <w:r>
          <w:rPr/>
          <w:delText>S</w:delText>
        </w:r>
      </w:del>
      <w:r>
        <w:rPr/>
        <w:t xml:space="preserve">pecies. </w:t>
      </w:r>
      <w:r>
        <w:rPr>
          <w:i/>
          <w:iCs/>
        </w:rPr>
        <w:t>Ecology</w:t>
      </w:r>
      <w:r>
        <w:rPr/>
        <w:t xml:space="preserve">, </w:t>
      </w:r>
      <w:r>
        <w:rPr>
          <w:i/>
          <w:iCs/>
        </w:rPr>
        <w:t>87</w:t>
      </w:r>
      <w:r>
        <w:rPr/>
        <w:t xml:space="preserve">(7), 1733–1743. </w:t>
      </w:r>
      <w:hyperlink r:id="rId58">
        <w:r>
          <w:rPr>
            <w:rStyle w:val="Hyperlink"/>
          </w:rPr>
          <w:t>https://doi.org/10.1890/0012-9658(2006)87[1733:LTAGPO]2.0.CO;2</w:t>
        </w:r>
      </w:hyperlink>
      <w:bookmarkEnd w:id="83"/>
    </w:p>
    <w:p>
      <w:pPr>
        <w:pStyle w:val="Bibliography"/>
        <w:rPr/>
      </w:pPr>
      <w:bookmarkStart w:id="84" w:name="ref-porras-alfaro2011"/>
      <w:r>
        <w:rPr/>
        <w:t xml:space="preserve">Porras-Alfaro, A., &amp; Bayman, P. (2011). Hidden </w:t>
      </w:r>
      <w:ins w:id="1420" w:author="Arnold, Betsy - (fungi)" w:date="2024-10-07T06:21:00Z">
        <w:r>
          <w:rPr/>
          <w:t>f</w:t>
        </w:r>
      </w:ins>
      <w:del w:id="1421" w:author="Arnold, Betsy - (fungi)" w:date="2024-10-07T06:21:00Z">
        <w:r>
          <w:rPr/>
          <w:delText>F</w:delText>
        </w:r>
      </w:del>
      <w:r>
        <w:rPr/>
        <w:t xml:space="preserve">ungi, </w:t>
      </w:r>
      <w:ins w:id="1422" w:author="Arnold, Betsy - (fungi)" w:date="2024-10-07T06:21:00Z">
        <w:r>
          <w:rPr/>
          <w:t>e</w:t>
        </w:r>
      </w:ins>
      <w:del w:id="1423" w:author="Arnold, Betsy - (fungi)" w:date="2024-10-07T06:21:00Z">
        <w:r>
          <w:rPr/>
          <w:delText>E</w:delText>
        </w:r>
      </w:del>
      <w:r>
        <w:rPr/>
        <w:t xml:space="preserve">mergent </w:t>
      </w:r>
      <w:ins w:id="1424" w:author="Arnold, Betsy - (fungi)" w:date="2024-10-07T06:21:00Z">
        <w:r>
          <w:rPr/>
          <w:t>p</w:t>
        </w:r>
      </w:ins>
      <w:del w:id="1425" w:author="Arnold, Betsy - (fungi)" w:date="2024-10-07T06:21:00Z">
        <w:r>
          <w:rPr/>
          <w:delText>P</w:delText>
        </w:r>
      </w:del>
      <w:r>
        <w:rPr/>
        <w:t xml:space="preserve">roperties: </w:t>
      </w:r>
      <w:ins w:id="1426" w:author="Arnold, Betsy - (fungi)" w:date="2024-10-07T06:21:00Z">
        <w:r>
          <w:rPr/>
          <w:t>e</w:t>
        </w:r>
      </w:ins>
      <w:del w:id="1427" w:author="Arnold, Betsy - (fungi)" w:date="2024-10-07T06:21:00Z">
        <w:r>
          <w:rPr/>
          <w:delText>E</w:delText>
        </w:r>
      </w:del>
      <w:r>
        <w:rPr/>
        <w:t xml:space="preserve">ndophytes and </w:t>
      </w:r>
      <w:ins w:id="1428" w:author="Arnold, Betsy - (fungi)" w:date="2024-10-07T06:21:00Z">
        <w:r>
          <w:rPr/>
          <w:t>m</w:t>
        </w:r>
      </w:ins>
      <w:del w:id="1429" w:author="Arnold, Betsy - (fungi)" w:date="2024-10-07T06:21:00Z">
        <w:r>
          <w:rPr/>
          <w:delText>M</w:delText>
        </w:r>
      </w:del>
      <w:r>
        <w:rPr/>
        <w:t xml:space="preserve">icrobiomes. </w:t>
      </w:r>
      <w:r>
        <w:rPr>
          <w:i/>
          <w:iCs/>
        </w:rPr>
        <w:t>Annual Review of Phytopathology</w:t>
      </w:r>
      <w:r>
        <w:rPr/>
        <w:t xml:space="preserve">, </w:t>
      </w:r>
      <w:r>
        <w:rPr>
          <w:i/>
          <w:iCs/>
        </w:rPr>
        <w:t>49</w:t>
      </w:r>
      <w:r>
        <w:rPr/>
        <w:t xml:space="preserve">(1), 291–315. </w:t>
      </w:r>
      <w:hyperlink r:id="rId59">
        <w:r>
          <w:rPr>
            <w:rStyle w:val="Hyperlink"/>
          </w:rPr>
          <w:t>https://doi.org/10.1146/annurev-phyto-080508-081831</w:t>
        </w:r>
      </w:hyperlink>
      <w:bookmarkEnd w:id="84"/>
    </w:p>
    <w:p>
      <w:pPr>
        <w:pStyle w:val="Bibliography"/>
        <w:rPr/>
      </w:pPr>
      <w:bookmarkStart w:id="85" w:name="ref-rcoreteam2024"/>
      <w:r>
        <w:rPr/>
        <w:t xml:space="preserve">R Core Team. (2024). </w:t>
      </w:r>
      <w:r>
        <w:rPr>
          <w:i/>
          <w:iCs/>
        </w:rPr>
        <w:t>R: A language and environment for statistical computing</w:t>
      </w:r>
      <w:r>
        <w:rPr/>
        <w:t xml:space="preserve"> [Manual]. R Foundation for Statistical Computing. </w:t>
      </w:r>
      <w:hyperlink r:id="rId60">
        <w:r>
          <w:rPr>
            <w:rStyle w:val="Hyperlink"/>
          </w:rPr>
          <w:t>https://www.R-project.org/</w:t>
        </w:r>
      </w:hyperlink>
      <w:bookmarkEnd w:id="85"/>
    </w:p>
    <w:p>
      <w:pPr>
        <w:pStyle w:val="Bibliography"/>
        <w:rPr/>
      </w:pPr>
      <w:bookmarkStart w:id="86"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61">
        <w:r>
          <w:rPr>
            <w:rStyle w:val="Hyperlink"/>
          </w:rPr>
          <w:t>https://doi.org/10.1098/rsos.160628</w:t>
        </w:r>
      </w:hyperlink>
      <w:bookmarkEnd w:id="86"/>
    </w:p>
    <w:p>
      <w:pPr>
        <w:pStyle w:val="Bibliography"/>
        <w:rPr/>
      </w:pPr>
      <w:bookmarkStart w:id="87"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62">
        <w:r>
          <w:rPr>
            <w:rStyle w:val="Hyperlink"/>
          </w:rPr>
          <w:t>https://doi.org/10.1111/j.1469-8137.2009.02773.x</w:t>
        </w:r>
      </w:hyperlink>
      <w:bookmarkEnd w:id="87"/>
    </w:p>
    <w:p>
      <w:pPr>
        <w:pStyle w:val="Bibliography"/>
        <w:rPr/>
      </w:pPr>
      <w:bookmarkStart w:id="88"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63">
        <w:r>
          <w:rPr>
            <w:rStyle w:val="Hyperlink"/>
          </w:rPr>
          <w:t>https://doi.org/10.7717/peerj.2584</w:t>
        </w:r>
      </w:hyperlink>
      <w:bookmarkEnd w:id="88"/>
    </w:p>
    <w:p>
      <w:pPr>
        <w:pStyle w:val="Bibliography"/>
        <w:rPr>
          <w:ins w:id="1438" w:author="Bolívar Aponte Rolón" w:date="2024-08-19T16:13:00Z"/>
        </w:rPr>
      </w:pPr>
      <w:ins w:id="1430" w:author="Bolívar Aponte Rolón" w:date="2024-08-19T16:13:00Z">
        <w:bookmarkStart w:id="89" w:name="ref-sanchez-gonzalez2022"/>
        <w:r>
          <w:rPr/>
          <w:t xml:space="preserve">Sanchez-Gonzalez, E. I., Soares, T. D. P. F., Zarpelon, T. G., Zauza, E. A. V., Mafia, R. G., &amp; Ferreira, M. A. (2022). Two new species of </w:t>
        </w:r>
      </w:ins>
      <w:ins w:id="1431" w:author="Bolívar Aponte Rolón" w:date="2024-08-19T16:13:00Z">
        <w:r>
          <w:rPr>
            <w:i/>
            <w:iCs/>
          </w:rPr>
          <w:t>Calonectria</w:t>
        </w:r>
      </w:ins>
      <w:ins w:id="1432" w:author="Bolívar Aponte Rolón" w:date="2024-08-19T16:13:00Z">
        <w:r>
          <w:rPr/>
          <w:t xml:space="preserve"> (Hypocreales, Nectriaceae) causing Eucalyptus leaf blight in Brazil. </w:t>
        </w:r>
      </w:ins>
      <w:ins w:id="1433" w:author="Bolívar Aponte Rolón" w:date="2024-08-19T16:13:00Z">
        <w:r>
          <w:rPr>
            <w:i/>
            <w:iCs/>
          </w:rPr>
          <w:t>MycoKeys</w:t>
        </w:r>
      </w:ins>
      <w:ins w:id="1434" w:author="Bolívar Aponte Rolón" w:date="2024-08-19T16:13:00Z">
        <w:r>
          <w:rPr/>
          <w:t xml:space="preserve">, </w:t>
        </w:r>
      </w:ins>
      <w:ins w:id="1435" w:author="Bolívar Aponte Rolón" w:date="2024-08-19T16:13:00Z">
        <w:r>
          <w:rPr>
            <w:i/>
            <w:iCs/>
          </w:rPr>
          <w:t>91</w:t>
        </w:r>
      </w:ins>
      <w:ins w:id="1436" w:author="Bolívar Aponte Rolón" w:date="2024-08-19T16:13:00Z">
        <w:r>
          <w:rPr/>
          <w:t xml:space="preserve">, 169–197. </w:t>
        </w:r>
      </w:ins>
      <w:hyperlink r:id="rId64">
        <w:ins w:id="1437" w:author="Bolívar Aponte Rolón" w:date="2024-08-19T16:13:00Z">
          <w:r>
            <w:rPr>
              <w:rStyle w:val="Hyperlink"/>
            </w:rPr>
            <w:t>https://doi.org/10.3897/mycokeys.91.84896</w:t>
          </w:r>
        </w:ins>
      </w:hyperlink>
      <w:bookmarkEnd w:id="89"/>
    </w:p>
    <w:p>
      <w:pPr>
        <w:pStyle w:val="Bibliography"/>
        <w:rPr/>
      </w:pPr>
      <w:bookmarkStart w:id="9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65">
        <w:r>
          <w:rPr>
            <w:rStyle w:val="Hyperlink"/>
          </w:rPr>
          <w:t>https://doi.org/10.1073/pnas.1706324114</w:t>
        </w:r>
      </w:hyperlink>
      <w:bookmarkEnd w:id="90"/>
    </w:p>
    <w:p>
      <w:pPr>
        <w:pStyle w:val="Bibliography"/>
        <w:rPr/>
      </w:pPr>
      <w:bookmarkStart w:id="91"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66">
        <w:r>
          <w:rPr>
            <w:rStyle w:val="Hyperlink"/>
          </w:rPr>
          <w:t>https://doi.org/10.1111/j.1752-4571.2010.00141.x</w:t>
        </w:r>
      </w:hyperlink>
      <w:bookmarkEnd w:id="91"/>
    </w:p>
    <w:p>
      <w:pPr>
        <w:pStyle w:val="Bibliography"/>
        <w:rPr/>
      </w:pPr>
      <w:bookmarkStart w:id="92"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7">
        <w:r>
          <w:rPr>
            <w:rStyle w:val="Hyperlink"/>
          </w:rPr>
          <w:t>https://doi.org/10.1038/nmeth.2089</w:t>
        </w:r>
      </w:hyperlink>
      <w:bookmarkEnd w:id="92"/>
    </w:p>
    <w:p>
      <w:pPr>
        <w:pStyle w:val="Bibliography"/>
        <w:rPr/>
      </w:pPr>
      <w:bookmarkStart w:id="93"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8">
        <w:r>
          <w:rPr>
            <w:rStyle w:val="Hyperlink"/>
          </w:rPr>
          <w:t>https://doi.org/10.1086/367580</w:t>
        </w:r>
      </w:hyperlink>
      <w:bookmarkEnd w:id="93"/>
    </w:p>
    <w:p>
      <w:pPr>
        <w:pStyle w:val="Bibliography"/>
        <w:rPr/>
      </w:pPr>
      <w:bookmarkStart w:id="94"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9">
        <w:r>
          <w:rPr>
            <w:rStyle w:val="Hyperlink"/>
          </w:rPr>
          <w:t>https://doi.org/lutzoni</w:t>
        </w:r>
      </w:hyperlink>
      <w:bookmarkEnd w:id="94"/>
    </w:p>
    <w:p>
      <w:pPr>
        <w:pStyle w:val="Bibliography"/>
        <w:rPr/>
      </w:pPr>
      <w:bookmarkStart w:id="95"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70">
        <w:r>
          <w:rPr>
            <w:rStyle w:val="Hyperlink"/>
          </w:rPr>
          <w:t>https://doi.org/10.1111/btp.12303</w:t>
        </w:r>
      </w:hyperlink>
      <w:bookmarkEnd w:id="95"/>
    </w:p>
    <w:p>
      <w:pPr>
        <w:pStyle w:val="Bibliography"/>
        <w:rPr/>
      </w:pPr>
      <w:bookmarkStart w:id="96" w:name="ref-teoh2016"/>
      <w:r>
        <w:rPr/>
        <w:t xml:space="preserve">Teoh, E. S. (2016). Secondary Metabolites of Plants. In E. S. Teoh, </w:t>
      </w:r>
      <w:r>
        <w:rPr>
          <w:i/>
          <w:iCs/>
        </w:rPr>
        <w:t>Medicinal Orchids of Asia</w:t>
      </w:r>
      <w:r>
        <w:rPr/>
        <w:t xml:space="preserve"> (pp. 59–73). Springer International Publishing. </w:t>
      </w:r>
      <w:hyperlink r:id="rId71">
        <w:r>
          <w:rPr>
            <w:rStyle w:val="Hyperlink"/>
          </w:rPr>
          <w:t>https://doi.org/10.1007/978-3-319-24274-3_5</w:t>
        </w:r>
      </w:hyperlink>
      <w:bookmarkEnd w:id="96"/>
    </w:p>
    <w:p>
      <w:pPr>
        <w:pStyle w:val="Bibliography"/>
        <w:rPr/>
      </w:pPr>
      <w:bookmarkStart w:id="97" w:name="ref-uren2017"/>
      <w:r>
        <w:rPr/>
        <w:t xml:space="preserve">U’Ren, J. M., &amp; Arnold, A. E. (2017). 96 well DNA Extraction Protocol for Plant and Lichen Tissue Stored in CTAB. </w:t>
      </w:r>
      <w:r>
        <w:rPr>
          <w:i/>
          <w:iCs/>
        </w:rPr>
        <w:t>Protocols.io</w:t>
      </w:r>
      <w:r>
        <w:rPr/>
        <w:t xml:space="preserve">, 1–5. </w:t>
      </w:r>
      <w:hyperlink r:id="rId72">
        <w:r>
          <w:rPr>
            <w:rStyle w:val="Hyperlink"/>
          </w:rPr>
          <w:t>https://doi.org/dx.doi.org/10.17504/protocols.io.fscbnaw</w:t>
        </w:r>
      </w:hyperlink>
      <w:bookmarkEnd w:id="97"/>
    </w:p>
    <w:p>
      <w:pPr>
        <w:pStyle w:val="Bibliography"/>
        <w:rPr/>
      </w:pPr>
      <w:bookmarkStart w:id="98" w:name="ref-uren2019"/>
      <w:r>
        <w:rPr/>
        <w:t>U’Ren, J. M., Lutzoni, F., Miadlikowska, J., Zimmerman, N. B., Carbone, I., May, G., &amp; Arnold, A. E. (2019). Host availability drives distributions of fungal endophytes in the imperi</w:t>
      </w:r>
      <w:del w:id="1439" w:author="Arnold, Betsy - (fungi)" w:date="2024-10-07T06:21:00Z">
        <w:r>
          <w:rPr/>
          <w:delText>l</w:delText>
        </w:r>
      </w:del>
      <w:r>
        <w:rPr/>
        <w:t xml:space="preserve">led boreal realm. </w:t>
      </w:r>
      <w:r>
        <w:rPr>
          <w:i/>
          <w:iCs/>
        </w:rPr>
        <w:t>Nature Ecology &amp; Evolution</w:t>
      </w:r>
      <w:r>
        <w:rPr/>
        <w:t xml:space="preserve">, </w:t>
      </w:r>
      <w:r>
        <w:rPr>
          <w:i/>
          <w:iCs/>
        </w:rPr>
        <w:t>3</w:t>
      </w:r>
      <w:r>
        <w:rPr/>
        <w:t xml:space="preserve">(10), 1430–1437. </w:t>
      </w:r>
      <w:hyperlink r:id="rId73">
        <w:r>
          <w:rPr>
            <w:rStyle w:val="Hyperlink"/>
          </w:rPr>
          <w:t>https://doi.org/10.1038/s41559-019-0975-2</w:t>
        </w:r>
      </w:hyperlink>
      <w:bookmarkEnd w:id="98"/>
    </w:p>
    <w:p>
      <w:pPr>
        <w:pStyle w:val="Bibliography"/>
        <w:rPr/>
      </w:pPr>
      <w:bookmarkStart w:id="99"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74">
        <w:r>
          <w:rPr>
            <w:rStyle w:val="Hyperlink"/>
          </w:rPr>
          <w:t>https://doi.org/10.1186/s40168-017-0237-y</w:t>
        </w:r>
      </w:hyperlink>
      <w:bookmarkEnd w:id="99"/>
    </w:p>
    <w:p>
      <w:pPr>
        <w:pStyle w:val="Bibliography"/>
        <w:rPr>
          <w:ins w:id="1456" w:author="Bolívar Aponte Rolón" w:date="2024-10-08T10:19:38Z"/>
        </w:rPr>
      </w:pPr>
      <w:ins w:id="1440" w:author="Bolívar Aponte Rolón" w:date="2024-10-08T10:19:38Z">
        <w:bookmarkStart w:id="100" w:name="ref-wickham2022"/>
        <w:r>
          <w:rPr/>
          <w:t xml:space="preserve">Wickham, H., Chang, W., Henry, L., Pedersen, T. L., Takahashi, K., Wilke, C., Woo, K., Yutani, H., &amp; Dunnington, D. (2022). </w:t>
        </w:r>
      </w:ins>
      <w:ins w:id="1441" w:author="Bolívar Aponte Rolón" w:date="2024-10-08T10:19:38Z">
        <w:r>
          <w:rPr>
            <w:i/>
            <w:iCs/>
          </w:rPr>
          <w:t xml:space="preserve">ggplot2: Create </w:t>
        </w:r>
      </w:ins>
      <w:ins w:id="1442" w:author="Bolívar Aponte Rolón" w:date="2024-10-08T10:19:38Z">
        <w:r>
          <w:rPr>
            <w:i/>
            <w:iCs/>
          </w:rPr>
          <w:t>e</w:t>
        </w:r>
      </w:ins>
      <w:ins w:id="1443" w:author="Bolívar Aponte Rolón" w:date="2024-10-08T10:19:38Z">
        <w:r>
          <w:rPr>
            <w:i/>
            <w:iCs/>
          </w:rPr>
          <w:t xml:space="preserve">legant </w:t>
        </w:r>
      </w:ins>
      <w:ins w:id="1444" w:author="Bolívar Aponte Rolón" w:date="2024-10-08T10:19:38Z">
        <w:r>
          <w:rPr>
            <w:i/>
            <w:iCs/>
          </w:rPr>
          <w:t>d</w:t>
        </w:r>
      </w:ins>
      <w:ins w:id="1445" w:author="Bolívar Aponte Rolón" w:date="2024-10-08T10:19:38Z">
        <w:r>
          <w:rPr>
            <w:i/>
            <w:iCs/>
          </w:rPr>
          <w:t xml:space="preserve">ata </w:t>
        </w:r>
      </w:ins>
      <w:ins w:id="1446" w:author="Bolívar Aponte Rolón" w:date="2024-10-08T10:19:38Z">
        <w:r>
          <w:rPr>
            <w:i/>
            <w:iCs/>
          </w:rPr>
          <w:t>v</w:t>
        </w:r>
      </w:ins>
      <w:ins w:id="1447" w:author="Bolívar Aponte Rolón" w:date="2024-10-08T10:19:38Z">
        <w:r>
          <w:rPr>
            <w:i/>
            <w:iCs/>
          </w:rPr>
          <w:t xml:space="preserve">isualisations </w:t>
        </w:r>
      </w:ins>
      <w:ins w:id="1448" w:author="Bolívar Aponte Rolón" w:date="2024-10-08T10:19:38Z">
        <w:r>
          <w:rPr>
            <w:i/>
            <w:iCs/>
          </w:rPr>
          <w:t>u</w:t>
        </w:r>
      </w:ins>
      <w:ins w:id="1449" w:author="Bolívar Aponte Rolón" w:date="2024-10-08T10:19:38Z">
        <w:r>
          <w:rPr>
            <w:i/>
            <w:iCs/>
          </w:rPr>
          <w:t xml:space="preserve">sing the </w:t>
        </w:r>
      </w:ins>
      <w:ins w:id="1450" w:author="Bolívar Aponte Rolón" w:date="2024-10-08T10:19:38Z">
        <w:r>
          <w:rPr>
            <w:i/>
            <w:iCs/>
          </w:rPr>
          <w:t>g</w:t>
        </w:r>
      </w:ins>
      <w:ins w:id="1451" w:author="Bolívar Aponte Rolón" w:date="2024-10-08T10:19:38Z">
        <w:r>
          <w:rPr>
            <w:i/>
            <w:iCs/>
          </w:rPr>
          <w:t xml:space="preserve">rammar of </w:t>
        </w:r>
      </w:ins>
      <w:ins w:id="1452" w:author="Bolívar Aponte Rolón" w:date="2024-10-08T10:19:38Z">
        <w:r>
          <w:rPr>
            <w:i/>
            <w:iCs/>
          </w:rPr>
          <w:t>g</w:t>
        </w:r>
      </w:ins>
      <w:ins w:id="1453" w:author="Bolívar Aponte Rolón" w:date="2024-10-08T10:19:38Z">
        <w:r>
          <w:rPr>
            <w:i/>
            <w:iCs/>
          </w:rPr>
          <w:t>raphics</w:t>
        </w:r>
      </w:ins>
      <w:ins w:id="1454" w:author="Bolívar Aponte Rolón" w:date="2024-10-08T10:19:38Z">
        <w:r>
          <w:rPr/>
          <w:t xml:space="preserve">. </w:t>
        </w:r>
      </w:ins>
      <w:hyperlink r:id="rId75">
        <w:ins w:id="1455" w:author="Bolívar Aponte Rolón" w:date="2024-10-08T10:19:38Z">
          <w:r>
            <w:rPr>
              <w:rStyle w:val="Hyperlink"/>
            </w:rPr>
            <w:t>https://CRAN.R-project.org/package=ggplot2</w:t>
          </w:r>
        </w:ins>
      </w:hyperlink>
      <w:bookmarkEnd w:id="100"/>
    </w:p>
    <w:p>
      <w:pPr>
        <w:pStyle w:val="Bibliography"/>
        <w:rPr/>
      </w:pPr>
      <w:bookmarkStart w:id="101"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76">
        <w:r>
          <w:rPr>
            <w:rStyle w:val="Hyperlink"/>
          </w:rPr>
          <w:t>https://doi.org/10.1111/j.1469-8137.2005.01349.x</w:t>
        </w:r>
      </w:hyperlink>
      <w:bookmarkEnd w:id="101"/>
    </w:p>
    <w:p>
      <w:pPr>
        <w:pStyle w:val="Bibliography"/>
        <w:rPr/>
      </w:pPr>
      <w:bookmarkStart w:id="102"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77">
        <w:r>
          <w:rPr>
            <w:rStyle w:val="Hyperlink"/>
          </w:rPr>
          <w:t>https://doi.org/10.1038/nature02403</w:t>
        </w:r>
      </w:hyperlink>
      <w:bookmarkEnd w:id="22"/>
      <w:bookmarkEnd w:id="23"/>
      <w:bookmarkEnd w:id="102"/>
    </w:p>
    <w:p>
      <w:pPr>
        <w:pStyle w:val="Heading1"/>
        <w:rPr/>
      </w:pPr>
      <w:r>
        <w:rPr/>
        <w:t>13. Figures</w:t>
      </w:r>
    </w:p>
    <w:p>
      <w:pPr>
        <w:pStyle w:val="Heading2"/>
        <w:rPr/>
      </w:pPr>
      <w:bookmarkStart w:id="103"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8"/>
                    <a:stretch>
                      <a:fillRect/>
                    </a:stretch>
                  </pic:blipFill>
                  <pic:spPr bwMode="auto">
                    <a:xfrm>
                      <a:off x="0" y="0"/>
                      <a:ext cx="5943600" cy="4779645"/>
                    </a:xfrm>
                    <a:prstGeom prst="rect">
                      <a:avLst/>
                    </a:prstGeom>
                    <a:noFill/>
                  </pic:spPr>
                </pic:pic>
              </a:graphicData>
            </a:graphic>
          </wp:inline>
        </w:drawing>
      </w:r>
    </w:p>
    <w:p>
      <w:pPr>
        <w:pStyle w:val="ImageCaption"/>
        <w:rPr/>
      </w:pPr>
      <w:r>
        <w:rPr/>
        <w:t xml:space="preserve">Relative abundance (RA) of </w:t>
      </w:r>
      <w:del w:id="1457" w:author="Arnold, Betsy - (fungi) [2]" w:date="2024-10-07T10:32:00Z">
        <w:r>
          <w:rPr/>
          <w:delText xml:space="preserve">Ascomycota </w:delText>
        </w:r>
      </w:del>
      <w:ins w:id="1458" w:author="Arnold, Betsy - (fungi) [2]" w:date="2024-10-07T10:32:00Z">
        <w:r>
          <w:rPr/>
          <w:t xml:space="preserve">foliar fungal endophytes (FEF)  </w:t>
        </w:r>
      </w:ins>
      <w:del w:id="1459" w:author="Arnold, Betsy - (fungi) [2]" w:date="2024-10-07T10:32:00Z">
        <w:r>
          <w:rPr/>
          <w:delText>OTUs of</w:delText>
        </w:r>
      </w:del>
      <w:ins w:id="1460" w:author="Arnold, Betsy - (fungi) [2]" w:date="2024-10-07T10:32:00Z">
        <w:r>
          <w:rPr/>
          <w:t>in leaves of</w:t>
        </w:r>
      </w:ins>
      <w:r>
        <w:rPr/>
        <w:t xml:space="preserve"> </w:t>
      </w:r>
      <w:ins w:id="1461" w:author="Arnold, Betsy - (fungi) [2]" w:date="2024-10-07T10:32:00Z">
        <w:r>
          <w:rPr/>
          <w:t xml:space="preserve">seedlings of </w:t>
        </w:r>
      </w:ins>
      <w:r>
        <w:rPr/>
        <w:t xml:space="preserve">seven </w:t>
      </w:r>
      <w:ins w:id="1462" w:author="Arnold, Betsy - (fungi) [2]" w:date="2024-10-07T10:32:00Z">
        <w:r>
          <w:rPr/>
          <w:t xml:space="preserve">tropical </w:t>
        </w:r>
      </w:ins>
      <w:r>
        <w:rPr/>
        <w:t>tree species</w:t>
      </w:r>
      <w:ins w:id="1463" w:author="Arnold, Betsy - (fungi) [2]" w:date="2024-10-07T10:33:00Z">
        <w:r>
          <w:rPr/>
          <w:t>. Data include OTUs representing Ascomycota only.</w:t>
        </w:r>
      </w:ins>
      <w:r>
        <w:rPr/>
        <w:t xml:space="preserve"> </w:t>
      </w:r>
      <w:del w:id="1464" w:author="Arnold, Betsy - (fungi) [2]" w:date="2024-10-07T10:32:00Z">
        <w:r>
          <w:rPr/>
          <w:delText xml:space="preserve">used in the study. </w:delText>
        </w:r>
      </w:del>
      <w:r>
        <w:rPr/>
        <w:t xml:space="preserve">(a) </w:t>
      </w:r>
      <w:commentRangeStart w:id="21"/>
      <w:r>
        <w:rPr/>
        <w:t>Box plots show individuals’ RA and its distribution by species</w:t>
      </w:r>
      <w:r>
        <w:rPr/>
      </w:r>
      <w:commentRangeEnd w:id="21"/>
      <w:r>
        <w:commentReference w:id="21"/>
      </w:r>
      <w:r>
        <w:rPr/>
        <w:t>.  (b) The RA of OTU’s by treatment withing each tree species. Pink outlined box plots represent low endophyte (</w:t>
      </w:r>
      <w:del w:id="1465" w:author="Bolívar Aponte Rolón" w:date="2024-08-19T15:47:00Z">
        <w:r>
          <w:rPr>
            <w:i/>
            <w:iCs/>
          </w:rPr>
          <w:delText>E-</w:delText>
        </w:r>
      </w:del>
      <w:ins w:id="1466" w:author="Bolívar Aponte Rolón" w:date="2024-08-19T15:47:00Z">
        <w:r>
          <w:rPr>
            <w:i/>
            <w:iCs/>
          </w:rPr>
          <w:t>E-low</w:t>
        </w:r>
      </w:ins>
      <w:r>
        <w:rPr/>
        <w:t>) treatment and yellow filled represent high endophyte (</w:t>
      </w:r>
      <w:del w:id="1467" w:author="Bolívar Aponte Rolón" w:date="2024-08-19T15:48:00Z">
        <w:r>
          <w:rPr>
            <w:i/>
            <w:iCs/>
          </w:rPr>
          <w:delText>E+</w:delText>
        </w:r>
      </w:del>
      <w:ins w:id="1468" w:author="Bolívar Aponte Rolón" w:date="2024-08-19T15:48:00Z">
        <w:r>
          <w:rPr>
            <w:i/>
            <w:iCs/>
          </w:rPr>
          <w:t>E-high</w:t>
        </w:r>
      </w:ins>
      <w:r>
        <w:rPr/>
        <w:t xml:space="preserve">) treatment. Relative abundance is the percentage of endophyte colonization within individuals of the same species. </w:t>
      </w:r>
      <w:bookmarkEnd w:id="103"/>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t>.001 (***),</w:t>
      </w:r>
      <w:r>
        <w:rPr>
          <w:i/>
          <w:iCs/>
        </w:rPr>
        <w:t xml:space="preserve"> </w:t>
      </w:r>
      <w:r>
        <w:rPr/>
        <w:t xml:space="preserve">and </w:t>
      </w:r>
      <w:r>
        <w:rPr>
          <w:i/>
          <w:iCs/>
        </w:rPr>
        <w:t xml:space="preserve">p </w:t>
      </w:r>
      <w:r>
        <w:rPr/>
        <w:t>&lt; .0001</w:t>
      </w:r>
      <w:r>
        <w:rPr>
          <w:i/>
          <w:iCs/>
        </w:rPr>
        <w:t xml:space="preserve"> </w:t>
      </w:r>
      <w:r>
        <w:rPr/>
        <w:t>(****)].</w:t>
      </w:r>
    </w:p>
    <w:p>
      <w:pPr>
        <w:pStyle w:val="Heading2"/>
        <w:rPr/>
      </w:pPr>
      <w:bookmarkStart w:id="104"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9"/>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color w:val="000000"/>
          <w:rPrChange w:id="0" w:author="Bolívar Aponte Rolón" w:date="2024-09-05T17:36:00Z"/>
        </w:rPr>
        <w:t>ution</w:t>
      </w:r>
      <w:del w:id="1470" w:author="Bolívar Aponte Rolón" w:date="2024-10-08T11:34:39Z">
        <w:r>
          <w:rPr>
            <w:color w:val="000000"/>
          </w:rPr>
          <w:commentReference w:id="22"/>
        </w:r>
      </w:del>
      <w:del w:id="1471" w:author="Bolívar Aponte Rolón" w:date="2024-08-29T17:40:00Z">
        <w:r>
          <w:rPr>
            <w:rFonts w:eastAsia="Cambria"/>
            <w:color w:val="000000"/>
          </w:rPr>
          <w:delText>s</w:delText>
        </w:r>
      </w:del>
      <w:r>
        <w:rPr>
          <w:rFonts w:eastAsia="Cambria"/>
          <w:color w:val="000000"/>
          <w:rPrChange w:id="0" w:author="Bolívar Aponte Rolón" w:date="2024-09-05T17:36:00Z"/>
        </w:rPr>
        <w:t xml:space="preserve"> of values </w:t>
      </w:r>
      <w:del w:id="1473" w:author="Bolívar Aponte Rolón" w:date="2024-08-29T17:40:00Z">
        <w:r>
          <w:rPr>
            <w:rFonts w:eastAsia="Cambria"/>
            <w:color w:val="000000"/>
          </w:rPr>
          <w:delText xml:space="preserve">and means </w:delText>
        </w:r>
      </w:del>
      <w:r>
        <w:rPr>
          <w:color w:val="000000"/>
          <w:rPrChange w:id="0" w:author="Bolívar Aponte Rolón" w:date="2024-09-05T17:36:00Z"/>
        </w:rPr>
        <w:t xml:space="preserve">of herbivory (%) damage caused by </w:t>
      </w:r>
      <w:r>
        <w:rPr>
          <w:i/>
          <w:iCs/>
          <w:color w:val="000000"/>
          <w:rPrChange w:id="0" w:author="Bolívar Aponte Rolón" w:date="2024-09-05T17:36:00Z">
            <w:rPr>
              <w:i/>
              <w:iCs/>
            </w:rPr>
          </w:rPrChange>
        </w:rPr>
        <w:t>Atta colombica</w:t>
      </w:r>
      <w:r>
        <w:rPr>
          <w:color w:val="000000"/>
          <w:rPrChange w:id="0" w:author="Bolívar Aponte Rolón" w:date="2024-09-05T17:36:00Z"/>
        </w:rPr>
        <w:t xml:space="preserve"> in treatment groups (</w:t>
      </w:r>
      <w:del w:id="1477" w:author="Bolívar Aponte Rolón" w:date="2024-08-19T15:47:00Z">
        <w:r>
          <w:rPr>
            <w:rFonts w:eastAsia="Cambria"/>
            <w:i/>
            <w:iCs/>
            <w:color w:val="000000"/>
          </w:rPr>
          <w:delText>E-</w:delText>
        </w:r>
      </w:del>
      <w:ins w:id="1478" w:author="Bolívar Aponte Rolón" w:date="2024-08-19T15:47:00Z">
        <w:r>
          <w:rPr>
            <w:i/>
            <w:iCs/>
            <w:color w:val="000000"/>
          </w:rPr>
          <w:t>E-low</w:t>
        </w:r>
      </w:ins>
      <w:r>
        <w:rPr>
          <w:color w:val="000000"/>
          <w:rPrChange w:id="0" w:author="Bolívar Aponte Rolón" w:date="2024-09-05T17:36:00Z"/>
        </w:rPr>
        <w:t xml:space="preserve"> and </w:t>
      </w:r>
      <w:del w:id="1480" w:author="Bolívar Aponte Rolón" w:date="2024-08-19T15:48:00Z">
        <w:r>
          <w:rPr>
            <w:rFonts w:eastAsia="Cambria"/>
            <w:i/>
            <w:iCs/>
            <w:color w:val="000000"/>
          </w:rPr>
          <w:delText>E+</w:delText>
        </w:r>
      </w:del>
      <w:ins w:id="1481" w:author="Bolívar Aponte Rolón" w:date="2024-08-19T15:48:00Z">
        <w:r>
          <w:rPr>
            <w:i/>
            <w:iCs/>
            <w:color w:val="000000"/>
          </w:rPr>
          <w:t>E-high</w:t>
        </w:r>
      </w:ins>
      <w:r>
        <w:rPr>
          <w:color w:val="000000"/>
          <w:rPrChange w:id="0" w:author="Bolívar Aponte Rolón" w:date="2024-09-05T17:36:00Z"/>
        </w:rPr>
        <w:t xml:space="preserve">) and </w:t>
      </w:r>
      <w:ins w:id="1483" w:author="Bolívar Aponte Rolón" w:date="2024-08-29T17:41:00Z">
        <w:r>
          <w:rPr>
            <w:rFonts w:ascii="Arial;Helvetica Neue;sans-serif" w:hAnsi="Arial;Helvetica Neue;sans-serif"/>
            <w:color w:val="000000"/>
            <w:sz w:val="21"/>
          </w:rPr>
          <w:t>pathogen damage cause by </w:t>
        </w:r>
      </w:ins>
      <w:ins w:id="1484" w:author="Bolívar Aponte Rolón" w:date="2024-08-29T17:41:00Z">
        <w:r>
          <w:rPr>
            <w:rFonts w:ascii="Arial;Helvetica Neue;sans-serif" w:hAnsi="Arial;Helvetica Neue;sans-serif"/>
            <w:i/>
            <w:color w:val="000000"/>
            <w:sz w:val="21"/>
          </w:rPr>
          <w:t>Calonectria</w:t>
        </w:r>
      </w:ins>
      <w:ins w:id="1485" w:author="Bolívar Aponte Rolón" w:date="2024-08-29T17:41:00Z">
        <w:r>
          <w:rPr>
            <w:color w:val="000000"/>
          </w:rPr>
          <w:t> </w:t>
        </w:r>
      </w:ins>
      <w:ins w:id="1486" w:author="Bolívar Aponte Rolón" w:date="2024-08-29T17:41:00Z">
        <w:r>
          <w:rPr>
            <w:rFonts w:ascii="Arial;Helvetica Neue;sans-serif" w:hAnsi="Arial;Helvetica Neue;sans-serif"/>
            <w:color w:val="000000"/>
            <w:sz w:val="21"/>
          </w:rPr>
          <w:t>sp. tree species</w:t>
        </w:r>
      </w:ins>
      <w:del w:id="1487" w:author="Bolívar Aponte Rolón" w:date="2024-08-29T17:41:00Z">
        <w:r>
          <w:rPr>
            <w:rFonts w:ascii="Arial;Helvetica Neue;sans-serif" w:hAnsi="Arial;Helvetica Neue;sans-serif"/>
            <w:color w:val="000000"/>
            <w:sz w:val="21"/>
          </w:rPr>
          <w:delText>tree species</w:delText>
        </w:r>
      </w:del>
      <w:r>
        <w:rPr>
          <w:color w:val="000000"/>
          <w:rPrChange w:id="0" w:author="Bolívar Aponte Rolón" w:date="2024-09-05T17:36:00Z"/>
        </w:rPr>
        <w:t xml:space="preserve">. a) Comparison of herbivory (%) means between treatment groups across individuals of all species. </w:t>
      </w:r>
      <w:del w:id="1489" w:author="Bolívar Aponte Rolón" w:date="2024-08-29T17:41:00Z">
        <w:r>
          <w:rPr>
            <w:rFonts w:eastAsia="Cambria"/>
            <w:color w:val="000000"/>
          </w:rPr>
          <w:delText>outlined box plots represent low FEF group (</w:delText>
        </w:r>
      </w:del>
      <w:del w:id="1490" w:author="Bolívar Aponte Rolón" w:date="2024-08-19T15:47:00Z">
        <w:r>
          <w:rPr>
            <w:rFonts w:eastAsia="Cambria"/>
            <w:i/>
            <w:iCs/>
            <w:color w:val="000000"/>
          </w:rPr>
          <w:delText>E-</w:delText>
        </w:r>
      </w:del>
      <w:del w:id="1491" w:author="Bolívar Aponte Rolón" w:date="2024-08-29T17:41:00Z">
        <w:r>
          <w:rPr>
            <w:rFonts w:eastAsia="Cambria"/>
            <w:i/>
            <w:iCs/>
            <w:color w:val="000000"/>
          </w:rPr>
          <w:delText>) and yellow outlined box plots represent high FEF group (</w:delText>
        </w:r>
      </w:del>
      <w:del w:id="1492" w:author="Bolívar Aponte Rolón" w:date="2024-08-19T15:48:00Z">
        <w:r>
          <w:rPr>
            <w:rFonts w:eastAsia="Cambria"/>
            <w:i/>
            <w:iCs/>
            <w:color w:val="000000"/>
          </w:rPr>
          <w:delText>E+</w:delText>
        </w:r>
      </w:del>
      <w:del w:id="1493" w:author="Bolívar Aponte Rolón" w:date="2024-08-29T17:41:00Z">
        <w:r>
          <w:rPr>
            <w:rFonts w:eastAsia="Cambria"/>
            <w:i/>
            <w:iCs/>
            <w:color w:val="000000"/>
          </w:rPr>
          <w:delText>).</w:delText>
        </w:r>
      </w:del>
      <w:r>
        <w:rPr>
          <w:color w:val="000000"/>
          <w:rPrChange w:id="0" w:author="Bolívar Aponte Rolón" w:date="2024-09-05T17:36:00Z"/>
        </w:rPr>
        <w:t xml:space="preserve"> b)</w:t>
      </w:r>
      <w:r>
        <w:rPr>
          <w:color w:val="C9211E"/>
          <w:rPrChange w:id="0" w:author="Bolívar Aponte Rolón" w:date="2024-09-05T17:11:00Z"/>
        </w:rPr>
        <w:t xml:space="preserve"> </w:t>
      </w:r>
      <w:del w:id="1496" w:author="Bolívar Aponte Rolón" w:date="2024-08-29T17:42:00Z">
        <w:r>
          <w:rPr>
            <w:rFonts w:eastAsia="Cambria"/>
            <w:color w:val="000000"/>
          </w:rPr>
          <w:delText xml:space="preserve">Comparison of pathogen (%) means between treatment groups across individuals of all species. Maroon filled violins represent control leaves and blue filled violins represent pathogen treated leaves. </w:delText>
        </w:r>
      </w:del>
      <w:ins w:id="1497" w:author="Bolívar Aponte Rolón" w:date="2024-08-29T17:42:00Z">
        <w:r>
          <w:rPr>
            <w:color w:val="000000"/>
          </w:rPr>
          <w:t>Comparison of the absolute pathogen damage (%) means between treatment groups across individuals of all species (values from 'control' treated leaves were sub</w:t>
        </w:r>
      </w:ins>
      <w:ins w:id="1498" w:author="Bolívar Aponte Rolón" w:date="2024-08-29T17:42:00Z">
        <w:del w:id="1499" w:author="Van Bael, Sunshine A" w:date="2024-09-17T15:37:00Z">
          <w:r>
            <w:rPr>
              <w:color w:val="000000"/>
            </w:rPr>
            <w:delText>s</w:delText>
          </w:r>
        </w:del>
      </w:ins>
      <w:ins w:id="1500" w:author="Bolívar Aponte Rolón" w:date="2024-08-29T17:42:00Z">
        <w:r>
          <w:rPr>
            <w:color w:val="000000"/>
          </w:rPr>
          <w:t>tracted from 'pathogen' treated leaves). Pink represents low FEF group (</w:t>
        </w:r>
      </w:ins>
      <w:ins w:id="1501" w:author="Bolívar Aponte Rolón" w:date="2024-08-29T17:42:00Z">
        <w:r>
          <w:rPr>
            <w:i/>
            <w:color w:val="000000"/>
          </w:rPr>
          <w:t>E-low</w:t>
        </w:r>
      </w:ins>
      <w:ins w:id="1502" w:author="Bolívar Aponte Rolón" w:date="2024-08-29T17:42:00Z">
        <w:r>
          <w:rPr>
            <w:color w:val="000000"/>
          </w:rPr>
          <w:t>) and yellow outlined box plots represent high FEF group (</w:t>
        </w:r>
      </w:ins>
      <w:ins w:id="1503" w:author="Bolívar Aponte Rolón" w:date="2024-08-29T17:42:00Z">
        <w:r>
          <w:rPr>
            <w:i/>
            <w:color w:val="000000"/>
          </w:rPr>
          <w:t>E-high</w:t>
        </w:r>
      </w:ins>
      <w:ins w:id="1504" w:author="Bolívar Aponte Rolón" w:date="2024-08-29T17:42:00Z">
        <w:r>
          <w:rPr>
            <w:color w:val="000000"/>
          </w:rPr>
          <w:t xml:space="preserve">). </w:t>
        </w:r>
      </w:ins>
      <w:r>
        <w:rPr/>
        <w:t xml:space="preserve">Statistical significance was calculated using a two-sided Student’s t-Test. </w:t>
      </w:r>
      <w:bookmarkEnd w:id="104"/>
      <w:r>
        <w:rPr/>
        <w:t xml:space="preserve">Significance levels are represented by </w:t>
      </w:r>
      <w:r>
        <w:rPr>
          <w:i/>
          <w:iCs/>
        </w:rPr>
        <w:t>ns</w:t>
      </w:r>
      <w:r>
        <w:rPr/>
        <w:t xml:space="preserve"> (not significant) and asterisks [</w:t>
      </w:r>
      <w:r>
        <w:rPr>
          <w:i/>
          <w:iCs/>
        </w:rPr>
        <w:t>p</w:t>
      </w:r>
      <w:r>
        <w:rPr/>
        <w:t xml:space="preserve"> &lt; </w:t>
      </w:r>
      <w:del w:id="1505" w:author="Van Bael, Sunshine A" w:date="2024-09-17T15:37:00Z">
        <w:r>
          <w:rPr/>
          <w:delText xml:space="preserve"> </w:delText>
        </w:r>
      </w:del>
      <w:r>
        <w:rPr/>
        <w:t xml:space="preserve">.05 (*), </w:t>
      </w:r>
      <w:r>
        <w:rPr>
          <w:i/>
          <w:iCs/>
        </w:rPr>
        <w:t>p</w:t>
      </w:r>
      <w:r>
        <w:rPr/>
        <w:t xml:space="preserve"> &lt; 0.01 (**), p &lt; </w:t>
      </w:r>
      <w:del w:id="1506" w:author="Van Bael, Sunshine A" w:date="2024-09-17T15:37:00Z">
        <w:r>
          <w:rPr/>
          <w:delText xml:space="preserve"> </w:delText>
        </w:r>
      </w:del>
      <w:r>
        <w:rPr/>
        <w:t>.001 (***)</w:t>
      </w:r>
      <w:r>
        <w:rPr>
          <w:i/>
          <w:iCs/>
        </w:rPr>
        <w:t xml:space="preserve">, p = </w:t>
      </w:r>
      <w:del w:id="1507" w:author="Van Bael, Sunshine A" w:date="2024-09-17T15:37:00Z">
        <w:r>
          <w:rPr>
            <w:i/>
            <w:iCs/>
          </w:rPr>
          <w:delText xml:space="preserve"> </w:delText>
        </w:r>
      </w:del>
      <w:r>
        <w:rPr/>
        <w:t>.001 (***),</w:t>
      </w:r>
      <w:r>
        <w:rPr>
          <w:i/>
          <w:iCs/>
        </w:rPr>
        <w:t xml:space="preserve"> </w:t>
      </w:r>
      <w:r>
        <w:rPr/>
        <w:t xml:space="preserve">and </w:t>
      </w:r>
      <w:r>
        <w:rPr>
          <w:i/>
          <w:iCs/>
        </w:rPr>
        <w:t xml:space="preserve">p </w:t>
      </w:r>
      <w:r>
        <w:rPr/>
        <w:t xml:space="preserve">&lt; </w:t>
      </w:r>
      <w:del w:id="1508" w:author="Van Bael, Sunshine A" w:date="2024-09-17T15:37:00Z">
        <w:r>
          <w:rPr/>
          <w:delText xml:space="preserve"> </w:delText>
        </w:r>
      </w:del>
      <w:r>
        <w:rPr/>
        <w:t>.0001</w:t>
      </w:r>
      <w:r>
        <w:rPr>
          <w:i/>
          <w:iCs/>
        </w:rPr>
        <w:t xml:space="preserve"> </w:t>
      </w:r>
      <w:r>
        <w:rPr/>
        <w:t>(****)].</w:t>
      </w:r>
    </w:p>
    <w:p>
      <w:pPr>
        <w:pStyle w:val="Heading2"/>
        <w:rPr/>
      </w:pPr>
      <w:bookmarkStart w:id="105"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80"/>
                    <a:stretch>
                      <a:fillRect/>
                    </a:stretch>
                  </pic:blipFill>
                  <pic:spPr bwMode="auto">
                    <a:xfrm>
                      <a:off x="0" y="0"/>
                      <a:ext cx="5544185" cy="5544185"/>
                    </a:xfrm>
                    <a:prstGeom prst="rect">
                      <a:avLst/>
                    </a:prstGeom>
                    <a:noFill/>
                  </pic:spPr>
                </pic:pic>
              </a:graphicData>
            </a:graphic>
          </wp:inline>
        </w:drawing>
      </w:r>
    </w:p>
    <w:p>
      <w:pPr>
        <w:pStyle w:val="ImageCaption"/>
        <w:rPr/>
      </w:pPr>
      <w:r>
        <w:rPr/>
        <w:t>FEF community composition was associated with leaf functional traits from the leaf economic spectrum</w:t>
      </w:r>
      <w:del w:id="1509" w:author="Bolívar Aponte Rolón" w:date="2024-10-08T10:41:07Z">
        <w:r>
          <w:rPr/>
          <w:delText xml:space="preserve"> (genomic data set)</w:delText>
        </w:r>
      </w:del>
      <w:r>
        <w:rPr/>
        <w:t xml:space="preserve">. </w:t>
      </w:r>
      <w:del w:id="1510" w:author="Bolívar Aponte Rolón" w:date="2024-10-08T11:33:30Z">
        <w:r>
          <w:rPr/>
          <w:commentReference w:id="23"/>
        </w:r>
      </w:del>
      <w:ins w:id="1511" w:author="Bolívar Aponte Rolón" w:date="2024-10-08T10:42:16Z">
        <w:r>
          <w:rPr/>
          <w:t xml:space="preserve">The plot shows the </w:t>
        </w:r>
      </w:ins>
      <w:r>
        <w:rPr/>
        <w:t>variation in FEF community composition within and between host species (</w:t>
      </w:r>
      <w:r>
        <w:rPr>
          <w:i/>
          <w:iCs/>
        </w:rPr>
        <w:t>n</w:t>
      </w:r>
      <w:r>
        <w:rPr/>
        <w:t xml:space="preserve"> = 7) and treatment groups (</w:t>
      </w:r>
      <w:del w:id="1512" w:author="Bolívar Aponte Rolón" w:date="2024-08-19T15:47:00Z">
        <w:r>
          <w:rPr>
            <w:i/>
            <w:iCs/>
          </w:rPr>
          <w:delText>E</w:delText>
        </w:r>
      </w:del>
      <w:del w:id="1513" w:author="Bolívar Aponte Rolón" w:date="2024-08-19T15:47:00Z">
        <w:r>
          <w:rPr/>
          <w:delText>-</w:delText>
        </w:r>
      </w:del>
      <w:ins w:id="1514" w:author="Bolívar Aponte Rolón" w:date="2024-08-19T15:47:00Z">
        <w:r>
          <w:rPr>
            <w:i/>
            <w:iCs/>
          </w:rPr>
          <w:t>E-low</w:t>
        </w:r>
      </w:ins>
      <w:r>
        <w:rPr/>
        <w:t xml:space="preserve">, </w:t>
      </w:r>
      <w:del w:id="1515" w:author="Bolívar Aponte Rolón" w:date="2024-08-19T15:48:00Z">
        <w:r>
          <w:rPr>
            <w:i/>
            <w:iCs/>
          </w:rPr>
          <w:delText>E</w:delText>
        </w:r>
      </w:del>
      <w:del w:id="1516" w:author="Bolívar Aponte Rolón" w:date="2024-08-19T15:48:00Z">
        <w:r>
          <w:rPr/>
          <w:delText>+</w:delText>
        </w:r>
      </w:del>
      <w:ins w:id="1517" w:author="Bolívar Aponte Rolón" w:date="2024-08-19T15:48:00Z">
        <w:r>
          <w:rPr>
            <w:i/>
            <w:iCs/>
          </w:rPr>
          <w:t>E-high</w:t>
        </w:r>
      </w:ins>
      <w:r>
        <w:rPr/>
        <w:t xml:space="preserve">) </w:t>
      </w:r>
      <w:ins w:id="1518" w:author="Bolívar Aponte Rolón" w:date="2024-10-08T10:43:16Z">
        <w:r>
          <w:rPr/>
          <w:t xml:space="preserve">based on </w:t>
        </w:r>
      </w:ins>
      <w:del w:id="1519" w:author="Bolívar Aponte Rolón" w:date="2024-10-08T10:43:20Z">
        <w:r>
          <w:rPr/>
          <w:delText>from</w:delText>
        </w:r>
      </w:del>
      <w:r>
        <w:rPr/>
        <w:t xml:space="preserve"> distan</w:t>
      </w:r>
      <w:del w:id="1520" w:author="Bolívar Aponte Rolón" w:date="2024-08-19T15:49:00Z">
        <w:r>
          <w:rPr/>
          <w:delText>m</w:delText>
        </w:r>
      </w:del>
      <w:r>
        <w:rPr/>
        <w:t xml:space="preserve">ce-based redundancy analyses (dbRDA). </w:t>
      </w:r>
      <w:del w:id="1521" w:author="Bolívar Aponte Rolón" w:date="2024-10-08T11:33:34Z">
        <w:r>
          <w:rPr/>
          <w:commentReference w:id="24"/>
        </w:r>
      </w:del>
      <w:r>
        <w:rPr/>
        <w:t xml:space="preserve">Solid </w:t>
      </w:r>
      <w:ins w:id="1522" w:author="Bolívar Aponte Rolón" w:date="2024-09-03T12:53:00Z">
        <w:r>
          <w:rPr/>
          <w:t xml:space="preserve">black </w:t>
        </w:r>
      </w:ins>
      <w:r>
        <w:rPr/>
        <w:t>arrows represent statistically si</w:t>
      </w:r>
      <w:del w:id="1523" w:author="Bolívar Aponte Rolón" w:date="2024-08-19T15:49:00Z">
        <w:r>
          <w:rPr/>
          <w:delText>s</w:delText>
        </w:r>
      </w:del>
      <w:r>
        <w:rPr/>
        <w:t>gnificant associations (</w:t>
      </w:r>
      <w:r>
        <w:rPr>
          <w:i/>
          <w:iCs/>
        </w:rPr>
        <w:t>p</w:t>
      </w:r>
      <w:r>
        <w:rPr/>
        <w:t xml:space="preserve"> &lt; .0</w:t>
      </w:r>
      <w:ins w:id="1524" w:author="Bolívar Aponte Rolón" w:date="2024-08-19T15:53:00Z">
        <w:r>
          <w:rPr/>
          <w:t>1</w:t>
        </w:r>
      </w:ins>
      <w:del w:id="1525" w:author="Bolívar Aponte Rolón" w:date="2024-08-19T15:53:00Z">
        <w:r>
          <w:rPr/>
          <w:delText>5</w:delText>
        </w:r>
      </w:del>
      <w:r>
        <w:rPr/>
        <w:t xml:space="preserve">). </w:t>
      </w:r>
      <w:ins w:id="1526" w:author="Arnold, Betsy - (fungi) [2]" w:date="2024-10-07T10:40:00Z">
        <w:r>
          <w:rPr/>
          <w:t>A</w:t>
        </w:r>
      </w:ins>
      <w:ins w:id="1527" w:author="Bolívar Aponte Rolón" w:date="2024-09-03T13:11:00Z">
        <w:del w:id="1528" w:author="Arnold, Betsy - (fungi) [2]" w:date="2024-10-07T10:39:00Z">
          <w:r>
            <w:rPr/>
            <w:delText>The a</w:delText>
          </w:r>
        </w:del>
      </w:ins>
      <w:ins w:id="1529" w:author="Bolívar Aponte Rolón" w:date="2024-09-03T13:11:00Z">
        <w:r>
          <w:rPr/>
          <w:t xml:space="preserve">rrows are displayed at double their actual size to enhance visual clarity. </w:t>
        </w:r>
      </w:ins>
      <w:r>
        <w:rPr/>
        <w:t>Each point represent</w:t>
      </w:r>
      <w:ins w:id="1530" w:author="Van Bael, Sunshine A" w:date="2024-09-17T15:38:00Z">
        <w:r>
          <w:rPr/>
          <w:t>s</w:t>
        </w:r>
      </w:ins>
      <w:r>
        <w:rPr/>
        <w:t xml:space="preserve"> a FEF community sample</w:t>
      </w:r>
      <w:del w:id="1531" w:author="Arnold, Betsy - (fungi) [2]" w:date="2024-10-07T10:40:00Z">
        <w:r>
          <w:rPr/>
          <w:delText>s</w:delText>
        </w:r>
      </w:del>
      <w:r>
        <w:rPr/>
        <w:t xml:space="preserve"> from one host tree species per treatment group; colors represent host tree species. Circles and filled triangles represent low (</w:t>
      </w:r>
      <w:del w:id="1532" w:author="Bolívar Aponte Rolón" w:date="2024-08-19T15:47:00Z">
        <w:r>
          <w:rPr>
            <w:i/>
            <w:iCs/>
          </w:rPr>
          <w:delText>E</w:delText>
        </w:r>
      </w:del>
      <w:del w:id="1533" w:author="Bolívar Aponte Rolón" w:date="2024-08-19T15:47:00Z">
        <w:r>
          <w:rPr/>
          <w:delText>-</w:delText>
        </w:r>
      </w:del>
      <w:ins w:id="1534" w:author="Bolívar Aponte Rolón" w:date="2024-08-19T15:47:00Z">
        <w:r>
          <w:rPr>
            <w:i/>
            <w:iCs/>
          </w:rPr>
          <w:t>E-low</w:t>
        </w:r>
      </w:ins>
      <w:r>
        <w:rPr/>
        <w:t>) and high (</w:t>
      </w:r>
      <w:del w:id="1535" w:author="Bolívar Aponte Rolón" w:date="2024-08-19T15:48:00Z">
        <w:r>
          <w:rPr>
            <w:i/>
            <w:iCs/>
          </w:rPr>
          <w:delText>E</w:delText>
        </w:r>
      </w:del>
      <w:del w:id="1536" w:author="Bolívar Aponte Rolón" w:date="2024-08-19T15:48:00Z">
        <w:r>
          <w:rPr/>
          <w:delText>+</w:delText>
        </w:r>
      </w:del>
      <w:ins w:id="1537" w:author="Bolívar Aponte Rolón" w:date="2024-08-19T15:48:00Z">
        <w:r>
          <w:rPr>
            <w:i/>
            <w:iCs/>
          </w:rPr>
          <w:t>E-high</w:t>
        </w:r>
      </w:ins>
      <w:r>
        <w:rPr/>
        <w:t>) FEF treatment groups, respectively.</w:t>
      </w:r>
      <w:bookmarkEnd w:id="105"/>
    </w:p>
    <w:p>
      <w:pPr>
        <w:pStyle w:val="Heading2"/>
        <w:rPr/>
      </w:pPr>
      <w:bookmarkStart w:id="106"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81"/>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w:t>
      </w:r>
      <w:del w:id="1538" w:author="Arnold, Betsy - (fungi) [2]" w:date="2024-10-07T10:40:00Z">
        <w:r>
          <w:rPr/>
          <w:delText xml:space="preserve">Functional </w:delText>
        </w:r>
      </w:del>
      <w:ins w:id="1539" w:author="Arnold, Betsy - (fungi) [2]" w:date="2024-10-07T10:40:00Z">
        <w:r>
          <w:rPr/>
          <w:t xml:space="preserve">functional </w:t>
        </w:r>
      </w:ins>
      <w:r>
        <w:rPr/>
        <w:t xml:space="preserve">traits are conserved within tree species regardless of endophyte load treatment. (a) Principal Component Analysis (PCA) of leaf functional traits from all tree species separated by </w:t>
      </w:r>
      <w:del w:id="1540" w:author="Bolívar Aponte Rolón" w:date="2024-08-19T15:47:00Z">
        <w:r>
          <w:rPr>
            <w:i/>
            <w:iCs/>
          </w:rPr>
          <w:delText>E-</w:delText>
        </w:r>
      </w:del>
      <w:ins w:id="1541" w:author="Bolívar Aponte Rolón" w:date="2024-08-19T15:47:00Z">
        <w:r>
          <w:rPr>
            <w:i/>
            <w:iCs/>
          </w:rPr>
          <w:t>E-low</w:t>
        </w:r>
      </w:ins>
      <w:r>
        <w:rPr/>
        <w:t xml:space="preserve"> and </w:t>
      </w:r>
      <w:del w:id="1542" w:author="Bolívar Aponte Rolón" w:date="2024-08-19T15:48:00Z">
        <w:r>
          <w:rPr>
            <w:i/>
            <w:iCs/>
          </w:rPr>
          <w:delText>E+</w:delText>
        </w:r>
      </w:del>
      <w:ins w:id="1543" w:author="Bolívar Aponte Rolón" w:date="2024-08-19T15:48:00Z">
        <w:r>
          <w:rPr>
            <w:i/>
            <w:iCs/>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1544" w:author="Bolívar Aponte Rolón" w:date="2024-08-19T15:47:00Z">
        <w:r>
          <w:rPr>
            <w:i/>
            <w:iCs/>
          </w:rPr>
          <w:delText>E-</w:delText>
        </w:r>
      </w:del>
      <w:ins w:id="1545" w:author="Bolívar Aponte Rolón" w:date="2024-08-19T15:47:00Z">
        <w:r>
          <w:rPr>
            <w:i/>
            <w:iCs/>
          </w:rPr>
          <w:t>E-low</w:t>
        </w:r>
      </w:ins>
      <w:r>
        <w:rPr/>
        <w:t>) and high (</w:t>
      </w:r>
      <w:del w:id="1546" w:author="Bolívar Aponte Rolón" w:date="2024-08-19T15:48:00Z">
        <w:r>
          <w:rPr>
            <w:i/>
            <w:iCs/>
          </w:rPr>
          <w:delText>E+</w:delText>
        </w:r>
      </w:del>
      <w:ins w:id="1547" w:author="Bolívar Aponte Rolón" w:date="2024-08-19T15:48:00Z">
        <w:r>
          <w:rPr>
            <w:i/>
            <w:iCs/>
          </w:rPr>
          <w:t>E-high</w:t>
        </w:r>
      </w:ins>
      <w:r>
        <w:rPr/>
        <w:t>) FEF treatment groups, respectively. Colored ellipses correspond to tree species and represent 95% confidence intervals.</w:t>
      </w:r>
      <w:bookmarkEnd w:id="106"/>
    </w:p>
    <w:p>
      <w:pPr>
        <w:pStyle w:val="Heading2"/>
        <w:rPr/>
      </w:pPr>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82"/>
                    <a:stretch>
                      <a:fillRect/>
                    </a:stretch>
                  </pic:blipFill>
                  <pic:spPr bwMode="auto">
                    <a:xfrm>
                      <a:off x="0" y="0"/>
                      <a:ext cx="5943600" cy="5943600"/>
                    </a:xfrm>
                    <a:prstGeom prst="rect">
                      <a:avLst/>
                    </a:prstGeom>
                    <a:noFill/>
                  </pic:spPr>
                </pic:pic>
              </a:graphicData>
            </a:graphic>
          </wp:inline>
        </w:drawing>
      </w:r>
    </w:p>
    <w:p>
      <w:pPr>
        <w:pStyle w:val="ImageCaption"/>
        <w:spacing w:before="480" w:after="0"/>
        <w:rPr/>
      </w:pPr>
      <w:del w:id="1548" w:author="Bolívar Aponte Rolón" w:date="2024-09-05T17:11:00Z">
        <w:bookmarkStart w:id="107" w:name="figure-5_Copy_1_Copy_1_Copy_1_Copy_1_Cop"/>
        <w:bookmarkStart w:id="108" w:name="figures_Copy_1_Copy_1_Copy_1_Copy_1_Copy"/>
        <w:bookmarkEnd w:id="107"/>
        <w:bookmarkEnd w:id="108"/>
        <w:r>
          <w:rPr/>
          <w:delText>Simple linear regressions of herbivory and pathogen damage on PC1 and PC2 axes from PCAs of leaf traits for ant herbivory and pathogen damage assays. Linear regression of a) percent herbivory damage and PC1 axis (R</w:delText>
        </w:r>
      </w:del>
      <w:del w:id="1549" w:author="Bolívar Aponte Rolón" w:date="2024-09-05T17:11:00Z">
        <w:r>
          <w:rPr>
            <w:vertAlign w:val="superscript"/>
          </w:rPr>
          <w:delText>2</w:delText>
        </w:r>
      </w:del>
      <w:del w:id="1550" w:author="Bolívar Aponte Rolón" w:date="2024-09-05T17:11:00Z">
        <w:r>
          <w:rPr/>
          <w:delText xml:space="preserve">-adjusted= -0.0024, </w:delText>
        </w:r>
      </w:del>
      <w:del w:id="1551" w:author="Bolívar Aponte Rolón" w:date="2024-09-05T17:11:00Z">
        <w:r>
          <w:rPr>
            <w:i/>
            <w:iCs/>
          </w:rPr>
          <w:delText>p</w:delText>
        </w:r>
      </w:del>
      <w:del w:id="1552" w:author="Bolívar Aponte Rolón" w:date="2024-09-05T17:11:00Z">
        <w:r>
          <w:rPr/>
          <w:delText xml:space="preserve"> =  .447); b) percent herbivory damage and PC2 axis (R</w:delText>
        </w:r>
      </w:del>
      <w:del w:id="1553" w:author="Bolívar Aponte Rolón" w:date="2024-09-05T17:11:00Z">
        <w:r>
          <w:rPr>
            <w:vertAlign w:val="superscript"/>
          </w:rPr>
          <w:delText>2</w:delText>
        </w:r>
      </w:del>
      <w:del w:id="1554" w:author="Bolívar Aponte Rolón" w:date="2024-09-05T17:11:00Z">
        <w:r>
          <w:rPr/>
          <w:delText xml:space="preserve">-adjusted = 0.079, </w:delText>
        </w:r>
      </w:del>
      <w:del w:id="1555" w:author="Bolívar Aponte Rolón" w:date="2024-09-05T17:11:00Z">
        <w:r>
          <w:rPr>
            <w:i/>
            <w:iCs/>
          </w:rPr>
          <w:delText>p</w:delText>
        </w:r>
      </w:del>
      <w:del w:id="1556" w:author="Bolívar Aponte Rolón" w:date="2024-09-05T17:11:00Z">
        <w:r>
          <w:rPr/>
          <w:delText xml:space="preserve"> = &lt; .001); c) percent pathogen damage and PC1 axis (R</w:delText>
        </w:r>
      </w:del>
      <w:del w:id="1557" w:author="Bolívar Aponte Rolón" w:date="2024-09-05T17:11:00Z">
        <w:r>
          <w:rPr>
            <w:vertAlign w:val="superscript"/>
          </w:rPr>
          <w:delText>2</w:delText>
        </w:r>
      </w:del>
      <w:del w:id="1558" w:author="Bolívar Aponte Rolón" w:date="2024-09-05T17:11:00Z">
        <w:r>
          <w:rPr/>
          <w:delText xml:space="preserve">-adjusted = 0.064, </w:delText>
        </w:r>
      </w:del>
      <w:del w:id="1559" w:author="Bolívar Aponte Rolón" w:date="2024-09-05T17:11:00Z">
        <w:r>
          <w:rPr>
            <w:i/>
            <w:iCs/>
          </w:rPr>
          <w:delText>p</w:delText>
        </w:r>
      </w:del>
      <w:del w:id="1560" w:author="Bolívar Aponte Rolón" w:date="2024-09-05T17:11:00Z">
        <w:r>
          <w:rPr/>
          <w:delText xml:space="preserve"> = &lt; .001); and d) percent pathogen damage and PC2 axis (R</w:delText>
        </w:r>
      </w:del>
      <w:del w:id="1561" w:author="Bolívar Aponte Rolón" w:date="2024-09-05T17:11:00Z">
        <w:r>
          <w:rPr>
            <w:vertAlign w:val="superscript"/>
          </w:rPr>
          <w:delText>2</w:delText>
        </w:r>
      </w:del>
      <w:del w:id="1562" w:author="Bolívar Aponte Rolón" w:date="2024-09-05T17:11:00Z">
        <w:r>
          <w:rPr/>
          <w:delText xml:space="preserve">-adjusted = 0.0016, </w:delText>
        </w:r>
      </w:del>
      <w:del w:id="1563" w:author="Bolívar Aponte Rolón" w:date="2024-09-05T17:11:00Z">
        <w:r>
          <w:rPr>
            <w:i/>
            <w:iCs/>
          </w:rPr>
          <w:delText>p</w:delText>
        </w:r>
      </w:del>
      <w:del w:id="1564" w:author="Bolívar Aponte Rolón" w:date="2024-09-05T17:11:00Z">
        <w:r>
          <w:rPr/>
          <w:delText xml:space="preserve"> =  .207). Colors represent individual species. Circle and triangles represent </w:delText>
        </w:r>
      </w:del>
      <w:del w:id="1565" w:author="Bolívar Aponte Rolón" w:date="2024-08-19T15:47:00Z">
        <w:r>
          <w:rPr>
            <w:i/>
            <w:iCs/>
          </w:rPr>
          <w:delText>E-</w:delText>
        </w:r>
      </w:del>
      <w:del w:id="1566" w:author="Bolívar Aponte Rolón" w:date="2024-09-05T17:11:00Z">
        <w:r>
          <w:rPr>
            <w:i/>
            <w:iCs/>
          </w:rPr>
          <w:delText xml:space="preserve"> and </w:delText>
        </w:r>
      </w:del>
      <w:del w:id="1567" w:author="Bolívar Aponte Rolón" w:date="2024-08-19T15:48:00Z">
        <w:r>
          <w:rPr>
            <w:i/>
            <w:iCs/>
          </w:rPr>
          <w:delText>E+</w:delText>
        </w:r>
      </w:del>
      <w:del w:id="1568" w:author="Bolívar Aponte Rolón" w:date="2024-09-05T17:11:00Z">
        <w:r>
          <w:rPr>
            <w:i/>
            <w:iCs/>
          </w:rPr>
          <w:delText xml:space="preserve"> treatments, respectively.</w:delText>
        </w:r>
      </w:del>
      <w:ins w:id="1569" w:author="Bolívar Aponte Rolón" w:date="2024-09-05T17:11:00Z">
        <w:r>
          <w:rPr/>
          <w:t>Simple linear regressions of herbivory and pathogen damage on PC1 and PC2 axes from PCAs of leaf traits for ant herbivory and pathogen damage assays. Linear regression of a) percent herbivory damage and PC1 axis (</w:t>
        </w:r>
      </w:ins>
      <w:ins w:id="1570" w:author="Bolívar Aponte Rolón" w:date="2024-09-05T17:11:00Z">
        <w:r>
          <w:rPr>
            <w:i/>
            <w:iCs/>
          </w:rPr>
          <w:t>R</w:t>
        </w:r>
      </w:ins>
      <w:ins w:id="1571" w:author="Bolívar Aponte Rolón" w:date="2024-09-05T17:11:00Z">
        <w:r>
          <w:rPr>
            <w:i/>
            <w:iCs/>
            <w:vertAlign w:val="superscript"/>
          </w:rPr>
          <w:t>2</w:t>
        </w:r>
      </w:ins>
      <w:ins w:id="1572" w:author="Bolívar Aponte Rolón" w:date="2024-09-05T17:11:00Z">
        <w:r>
          <w:rPr>
            <w:i/>
            <w:iCs/>
            <w:vertAlign w:val="subscript"/>
          </w:rPr>
          <w:t>adj</w:t>
        </w:r>
      </w:ins>
      <w:ins w:id="1573" w:author="Bolívar Aponte Rolón" w:date="2024-09-05T17:11:00Z">
        <w:r>
          <w:rPr/>
          <w:t xml:space="preserve"> = -0.0024, </w:t>
        </w:r>
      </w:ins>
      <w:ins w:id="1574" w:author="Bolívar Aponte Rolón" w:date="2024-09-05T17:11:00Z">
        <w:r>
          <w:rPr>
            <w:i/>
            <w:iCs/>
          </w:rPr>
          <w:t>p</w:t>
        </w:r>
      </w:ins>
      <w:ins w:id="1575" w:author="Bolívar Aponte Rolón" w:date="2024-09-05T17:11:00Z">
        <w:r>
          <w:rPr/>
          <w:t xml:space="preserve"> = 0.447); b) percent herbivory damage and PC2 axis (</w:t>
        </w:r>
      </w:ins>
      <w:ins w:id="1576" w:author="Bolívar Aponte Rolón" w:date="2024-09-05T17:11:00Z">
        <w:r>
          <w:rPr>
            <w:i/>
            <w:iCs/>
          </w:rPr>
          <w:t>R</w:t>
        </w:r>
      </w:ins>
      <w:ins w:id="1577" w:author="Bolívar Aponte Rolón" w:date="2024-09-05T17:11:00Z">
        <w:r>
          <w:rPr>
            <w:i/>
            <w:iCs/>
            <w:vertAlign w:val="superscript"/>
          </w:rPr>
          <w:t>2</w:t>
        </w:r>
      </w:ins>
      <w:ins w:id="1578" w:author="Bolívar Aponte Rolón" w:date="2024-09-05T17:11:00Z">
        <w:r>
          <w:rPr>
            <w:i/>
            <w:iCs/>
            <w:vertAlign w:val="subscript"/>
          </w:rPr>
          <w:t>adj</w:t>
        </w:r>
      </w:ins>
      <w:ins w:id="1579" w:author="Bolívar Aponte Rolón" w:date="2024-09-05T17:11:00Z">
        <w:r>
          <w:rPr/>
          <w:t xml:space="preserve"> = 0.079, </w:t>
        </w:r>
      </w:ins>
      <w:ins w:id="1580" w:author="Bolívar Aponte Rolón" w:date="2024-09-05T17:11:00Z">
        <w:r>
          <w:rPr>
            <w:i/>
            <w:iCs/>
          </w:rPr>
          <w:t>p</w:t>
        </w:r>
      </w:ins>
      <w:ins w:id="1581" w:author="Bolívar Aponte Rolón" w:date="2024-09-05T17:11:00Z">
        <w:r>
          <w:rPr/>
          <w:t xml:space="preserve"> = &lt; .001); c) percent pathogen damage and PC1 axis (R</w:t>
        </w:r>
      </w:ins>
      <w:ins w:id="1582" w:author="Bolívar Aponte Rolón" w:date="2024-09-05T17:11:00Z">
        <w:r>
          <w:rPr>
            <w:vertAlign w:val="superscript"/>
          </w:rPr>
          <w:t>2</w:t>
        </w:r>
      </w:ins>
      <w:ins w:id="1583" w:author="Bolívar Aponte Rolón" w:date="2024-09-05T17:11:00Z">
        <w:r>
          <w:rPr/>
          <w:t xml:space="preserve">-adjusted = 0.064, </w:t>
        </w:r>
      </w:ins>
      <w:ins w:id="1584" w:author="Bolívar Aponte Rolón" w:date="2024-09-05T17:11:00Z">
        <w:r>
          <w:rPr>
            <w:i/>
            <w:iCs/>
          </w:rPr>
          <w:t>p</w:t>
        </w:r>
      </w:ins>
      <w:ins w:id="1585" w:author="Bolívar Aponte Rolón" w:date="2024-09-05T17:11:00Z">
        <w:r>
          <w:rPr/>
          <w:t xml:space="preserve"> = &lt; .001); and d) percent pathogen damage and PC2 axis (</w:t>
        </w:r>
      </w:ins>
      <w:ins w:id="1586" w:author="Bolívar Aponte Rolón" w:date="2024-09-05T17:11:00Z">
        <w:r>
          <w:rPr>
            <w:i/>
            <w:iCs/>
          </w:rPr>
          <w:t>R</w:t>
        </w:r>
      </w:ins>
      <w:ins w:id="1587" w:author="Bolívar Aponte Rolón" w:date="2024-09-05T17:11:00Z">
        <w:r>
          <w:rPr>
            <w:i/>
            <w:iCs/>
            <w:vertAlign w:val="superscript"/>
          </w:rPr>
          <w:t>2</w:t>
        </w:r>
      </w:ins>
      <w:ins w:id="1588" w:author="Bolívar Aponte Rolón" w:date="2024-09-05T17:11:00Z">
        <w:r>
          <w:rPr>
            <w:i/>
            <w:iCs/>
            <w:vertAlign w:val="subscript"/>
          </w:rPr>
          <w:t>adj</w:t>
        </w:r>
      </w:ins>
      <w:ins w:id="1589" w:author="Bolívar Aponte Rolón" w:date="2024-09-05T17:11:00Z">
        <w:r>
          <w:rPr/>
          <w:t xml:space="preserve"> = 0.0016, </w:t>
        </w:r>
      </w:ins>
      <w:ins w:id="1590" w:author="Bolívar Aponte Rolón" w:date="2024-09-05T17:11:00Z">
        <w:r>
          <w:rPr>
            <w:i/>
            <w:iCs/>
          </w:rPr>
          <w:t>p</w:t>
        </w:r>
      </w:ins>
      <w:ins w:id="1591" w:author="Bolívar Aponte Rolón" w:date="2024-09-05T17:11:00Z">
        <w:r>
          <w:rPr/>
          <w:t xml:space="preserve"> = .207). Colors represent individual species. Circle and triangles represent </w:t>
        </w:r>
      </w:ins>
      <w:ins w:id="1592" w:author="Bolívar Aponte Rolón" w:date="2024-09-05T17:11:00Z">
        <w:r>
          <w:rPr>
            <w:i/>
            <w:iCs/>
          </w:rPr>
          <w:t>E-low</w:t>
        </w:r>
      </w:ins>
      <w:ins w:id="1593" w:author="Bolívar Aponte Rolón" w:date="2024-09-05T17:11:00Z">
        <w:r>
          <w:rPr/>
          <w:t xml:space="preserve"> and </w:t>
        </w:r>
      </w:ins>
      <w:ins w:id="1594" w:author="Bolívar Aponte Rolón" w:date="2024-09-05T17:11:00Z">
        <w:r>
          <w:rPr>
            <w:i/>
            <w:iCs/>
          </w:rPr>
          <w:t>E-high</w:t>
        </w:r>
      </w:ins>
      <w:ins w:id="1595" w:author="Bolívar Aponte Rolón" w:date="2024-09-05T17:11:00Z">
        <w:r>
          <w:rPr/>
          <w:t xml:space="preserve"> treatments, respectively.</w:t>
        </w:r>
      </w:ins>
    </w:p>
    <w:p>
      <w:pPr>
        <w:pStyle w:val="Heading1"/>
        <w:rPr/>
      </w:pPr>
      <w:del w:id="1596" w:author="Bolívar Aponte Rolón" w:date="2024-10-08T11:34:19Z">
        <w:bookmarkStart w:id="109" w:name="tables"/>
        <w:bookmarkEnd w:id="109"/>
        <w:r>
          <w:rPr/>
          <w:delText>14. Tables</w:delText>
        </w:r>
      </w:del>
    </w:p>
    <w:p>
      <w:pPr>
        <w:pStyle w:val="Heading2"/>
        <w:rPr>
          <w:del w:id="1599" w:author="Bolívar Aponte Rolón" w:date="2024-09-05T17:10:00Z"/>
        </w:rPr>
      </w:pPr>
      <w:del w:id="1597" w:author="Bolívar Aponte Rolón" w:date="2024-09-05T17:10:00Z">
        <w:bookmarkStart w:id="110" w:name="table-2_Copy_1_Copy_1_Copy_1_Copy_1_Copy"/>
        <w:r>
          <w:rPr/>
          <w:delText xml:space="preserve">14.1 Table </w:delText>
        </w:r>
      </w:del>
      <w:del w:id="1598" w:author="Bolívar Aponte Rolón" w:date="2024-09-05T17:10:00Z">
        <w:bookmarkEnd w:id="110"/>
        <w:r>
          <w:rPr/>
          <w:delText>1</w:delText>
        </w:r>
      </w:del>
    </w:p>
    <w:p>
      <w:pPr>
        <w:pStyle w:val="Heading2"/>
        <w:spacing w:before="0" w:after="0"/>
        <w:rPr/>
      </w:pPr>
      <w:del w:id="1600" w:author="Bolívar Aponte Rolón" w:date="2024-09-05T17:10:00Z">
        <w:r>
          <w:rPr/>
          <w:delText>Table 1: Summary statistics for the leaf functional traits</w:delText>
        </w:r>
      </w:del>
    </w:p>
    <w:p>
      <w:pPr>
        <w:pStyle w:val="Normal"/>
        <w:spacing w:lineRule="exact" w:line="240" w:before="100" w:after="100"/>
        <w:ind w:left="300" w:right="100"/>
        <w:rPr>
          <w:color w:val="000000"/>
          <w:del w:id="1602" w:author="Bolívar Aponte Rolón" w:date="2024-09-05T17:10:00Z"/>
        </w:rPr>
      </w:pPr>
      <w:del w:id="1601" w:author="Bolívar Aponte Rolón" w:date="2024-09-05T17:10:00Z">
        <w:r>
          <w:rPr>
            <w:color w:val="000000"/>
          </w:rPr>
        </w:r>
      </w:del>
    </w:p>
    <w:p>
      <w:pPr>
        <w:pStyle w:val="Normal"/>
        <w:spacing w:lineRule="exact" w:line="240" w:before="100" w:after="100"/>
        <w:ind w:left="300" w:right="100"/>
        <w:rPr>
          <w:color w:val="000000"/>
          <w:del w:id="1604" w:author="Bolívar Aponte Rolón" w:date="2024-09-05T17:10:00Z"/>
        </w:rPr>
      </w:pPr>
      <w:del w:id="1603" w:author="Bolívar Aponte Rolón" w:date="2024-09-05T17:10:00Z">
        <w:r>
          <w:rPr>
            <w:color w:val="000000"/>
          </w:rPr>
        </w:r>
      </w:del>
    </w:p>
    <w:p>
      <w:pPr>
        <w:pStyle w:val="Normal"/>
        <w:spacing w:lineRule="exact" w:line="240" w:before="100" w:after="100"/>
        <w:ind w:left="300" w:right="100"/>
        <w:rPr>
          <w:color w:val="000000"/>
          <w:del w:id="1606" w:author="Bolívar Aponte Rolón" w:date="2024-09-05T17:10:00Z"/>
        </w:rPr>
      </w:pPr>
      <w:del w:id="1605" w:author="Bolívar Aponte Rolón" w:date="2024-09-05T17:10:00Z">
        <w:r>
          <w:rPr>
            <w:color w:val="000000"/>
          </w:rPr>
        </w:r>
      </w:del>
    </w:p>
    <w:p>
      <w:pPr>
        <w:pStyle w:val="Normal"/>
        <w:spacing w:lineRule="exact" w:line="240" w:before="100" w:after="100"/>
        <w:ind w:left="300" w:right="100"/>
        <w:rPr>
          <w:color w:val="000000"/>
          <w:del w:id="1608" w:author="Bolívar Aponte Rolón" w:date="2024-09-05T17:10:00Z"/>
        </w:rPr>
      </w:pPr>
      <w:del w:id="1607" w:author="Bolívar Aponte Rolón" w:date="2024-09-05T17:10:00Z">
        <w:r>
          <w:rPr>
            <w:color w:val="000000"/>
          </w:rPr>
        </w:r>
      </w:del>
    </w:p>
    <w:p>
      <w:pPr>
        <w:pStyle w:val="Normal"/>
        <w:spacing w:lineRule="exact" w:line="240" w:before="100" w:after="100"/>
        <w:ind w:left="300" w:right="100"/>
        <w:rPr>
          <w:color w:val="000000"/>
          <w:del w:id="1610" w:author="Bolívar Aponte Rolón" w:date="2024-09-05T17:10:00Z"/>
        </w:rPr>
      </w:pPr>
      <w:del w:id="1609" w:author="Bolívar Aponte Rolón" w:date="2024-09-05T17:10:00Z">
        <w:r>
          <w:rPr>
            <w:color w:val="000000"/>
          </w:rPr>
        </w:r>
      </w:del>
    </w:p>
    <w:p>
      <w:pPr>
        <w:pStyle w:val="Normal"/>
        <w:spacing w:lineRule="exact" w:line="240" w:before="100" w:after="100"/>
        <w:ind w:left="300" w:right="100"/>
        <w:rPr>
          <w:color w:val="000000"/>
          <w:del w:id="1612" w:author="Bolívar Aponte Rolón" w:date="2024-09-05T17:10:00Z"/>
        </w:rPr>
      </w:pPr>
      <w:del w:id="1611" w:author="Bolívar Aponte Rolón" w:date="2024-09-05T17:10:00Z">
        <w:r>
          <w:rPr/>
          <w:delText>14.2 Table 2</w:delText>
        </w:r>
      </w:del>
    </w:p>
    <w:p>
      <w:pPr>
        <w:pStyle w:val="Normal"/>
        <w:spacing w:lineRule="exact" w:line="240" w:before="100" w:after="100"/>
        <w:ind w:left="300" w:right="100"/>
        <w:rPr>
          <w:color w:val="000000"/>
        </w:rPr>
      </w:pPr>
      <w:del w:id="1613" w:author="Bolívar Aponte Rolón" w:date="2024-09-05T17:10:00Z">
        <w:r>
          <w:rPr>
            <w:b/>
            <w:bCs/>
          </w:rPr>
          <w:delText>Table 2: Generalized linear mixed models (GLMMs) for predicting leaf herbivory and pathogen damage</w:delText>
        </w:r>
      </w:del>
    </w:p>
    <w:tbl>
      <w:tblPr>
        <w:tblStyle w:val="Table"/>
        <w:tblW w:w="9511"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1900"/>
        <w:gridCol w:w="1892"/>
        <w:gridCol w:w="1829"/>
        <w:gridCol w:w="1982"/>
        <w:gridCol w:w="190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1900" w:type="dxa"/>
            <w:tcBorders>
              <w:top w:val="single" w:sz="16" w:space="0" w:color="000000"/>
              <w:bottom w:val="single" w:sz="6" w:space="0" w:color="000000"/>
            </w:tcBorders>
            <w:shd w:color="auto" w:fill="FFFFFF" w:val="clear"/>
            <w:vAlign w:val="bottom"/>
          </w:tcPr>
          <w:p>
            <w:pPr>
              <w:pStyle w:val="Normal"/>
              <w:widowControl/>
              <w:suppressAutoHyphens w:val="true"/>
              <w:spacing w:lineRule="exact" w:line="240" w:before="0" w:after="80"/>
              <w:ind w:right="80"/>
              <w:jc w:val="center"/>
              <w:rPr>
                <w:sz w:val="22"/>
                <w:szCs w:val="22"/>
              </w:rPr>
            </w:pPr>
            <w:del w:id="1614" w:author="Bolívar Aponte Rolón" w:date="2024-09-05T17:10:00Z">
              <w:r>
                <w:rPr>
                  <w:rFonts w:eastAsia="Cambria" w:cs=""/>
                  <w:kern w:val="0"/>
                  <w:sz w:val="22"/>
                  <w:szCs w:val="22"/>
                  <w:lang w:val="en-US" w:eastAsia="en-US" w:bidi="ar-SA"/>
                </w:rPr>
                <w:delText>‍</w:delText>
              </w:r>
            </w:del>
          </w:p>
        </w:tc>
        <w:tc>
          <w:tcPr>
            <w:tcW w:w="3721"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c>
          <w:tcPr>
            <w:tcW w:w="3890"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sz w:val="22"/>
                <w:szCs w:val="22"/>
              </w:rPr>
            </w:r>
          </w:p>
        </w:tc>
      </w:tr>
      <w:tr>
        <w:trPr>
          <w:trHeight w:val="360" w:hRule="atLeast"/>
        </w:trPr>
        <w:tc>
          <w:tcPr>
            <w:tcW w:w="1900" w:type="dxa"/>
            <w:tcBorders>
              <w:bottom w:val="single" w:sz="2" w:space="0" w:color="000000"/>
            </w:tcBorders>
            <w:shd w:color="auto" w:fill="FFFFFF" w:val="clear"/>
          </w:tcPr>
          <w:p>
            <w:pPr>
              <w:pStyle w:val="Normal"/>
              <w:widowControl/>
              <w:suppressAutoHyphens w:val="true"/>
              <w:spacing w:lineRule="exact" w:line="240" w:before="80" w:after="80"/>
              <w:ind w:right="80"/>
              <w:jc w:val="center"/>
              <w:rPr>
                <w:sz w:val="22"/>
                <w:szCs w:val="22"/>
              </w:rPr>
            </w:pPr>
            <w:del w:id="1615" w:author="Bolívar Aponte Rolón" w:date="2024-09-05T17:10:00Z">
              <w:r>
                <w:rPr>
                  <w:rFonts w:eastAsia="Cambria" w:cs=""/>
                  <w:kern w:val="0"/>
                  <w:sz w:val="22"/>
                  <w:szCs w:val="22"/>
                  <w:lang w:val="en-US" w:eastAsia="en-US" w:bidi="ar-SA"/>
                </w:rPr>
                <w:delText>‍</w:delText>
              </w:r>
            </w:del>
          </w:p>
        </w:tc>
        <w:tc>
          <w:tcPr>
            <w:tcW w:w="189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top w:val="single" w:sz="2" w:space="0" w:color="000000"/>
            </w:tcBorders>
            <w:shd w:color="auto" w:fill="FFFFFF" w:val="clear"/>
          </w:tcPr>
          <w:p>
            <w:pPr>
              <w:pStyle w:val="Normal"/>
              <w:widowControl/>
              <w:suppressAutoHyphens w:val="true"/>
              <w:spacing w:lineRule="exact" w:line="240" w:before="80" w:after="80"/>
              <w:ind w:right="80"/>
              <w:jc w:val="left"/>
              <w:rPr>
                <w:b/>
                <w:bCs/>
                <w:i/>
                <w:i/>
                <w:iCs/>
                <w:sz w:val="22"/>
                <w:szCs w:val="22"/>
              </w:rPr>
            </w:pPr>
            <w:del w:id="1616" w:author="Bolívar Aponte Rolón" w:date="2024-09-05T17:10:00Z">
              <w:r>
                <w:rPr>
                  <w:rFonts w:eastAsia="Cambria" w:cs=""/>
                  <w:b/>
                  <w:bCs/>
                  <w:i/>
                  <w:iCs/>
                  <w:kern w:val="0"/>
                  <w:sz w:val="22"/>
                  <w:szCs w:val="22"/>
                  <w:lang w:val="en-US" w:eastAsia="en-US" w:bidi="ar-SA"/>
                </w:rPr>
                <w:delText>‍</w:delText>
              </w:r>
            </w:del>
          </w:p>
        </w:tc>
        <w:tc>
          <w:tcPr>
            <w:tcW w:w="189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617"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618"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619"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1620"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left"/>
              <w:rPr>
                <w:sz w:val="22"/>
                <w:szCs w:val="22"/>
              </w:rPr>
            </w:pPr>
            <w:del w:id="1621"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2"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PreformattedText"/>
              <w:widowControl/>
              <w:suppressAutoHyphens w:val="true"/>
              <w:spacing w:lineRule="exact" w:line="240" w:before="80" w:after="80"/>
              <w:ind w:left="80" w:right="80"/>
              <w:jc w:val="center"/>
              <w:rPr>
                <w:rFonts w:ascii="TeX Gyre Termes" w:hAnsi="TeX Gyre Termes"/>
                <w:sz w:val="22"/>
                <w:szCs w:val="22"/>
              </w:rPr>
            </w:pPr>
            <w:r>
              <w:rPr>
                <w:rFonts w:ascii="TeX Gyre Termes" w:hAnsi="TeX Gyre Termes"/>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rPr>
            </w:pPr>
            <w:r>
              <w:rPr>
                <w:rFonts w:eastAsia="TeX Gyre Termes" w:cs="TeX Gyre Termes"/>
                <w:color w:val="000000"/>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3"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4"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5"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6"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48"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7"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8"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1629"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bottom w:val="single" w:sz="16" w:space="0" w:color="000000"/>
            </w:tcBorders>
            <w:shd w:color="auto" w:fill="FFFFFF" w:val="clear"/>
          </w:tcPr>
          <w:p>
            <w:pPr>
              <w:pStyle w:val="Normal"/>
              <w:widowControl/>
              <w:suppressAutoHyphens w:val="true"/>
              <w:spacing w:lineRule="exact" w:line="240" w:before="80" w:after="80"/>
              <w:ind w:right="80"/>
              <w:jc w:val="right"/>
              <w:rPr>
                <w:sz w:val="22"/>
                <w:szCs w:val="22"/>
              </w:rPr>
            </w:pPr>
            <w:del w:id="1630" w:author="Bolívar Aponte Rolón" w:date="2024-09-05T17:10:00Z">
              <w:r>
                <w:rPr>
                  <w:rFonts w:eastAsia="Cambria" w:cs=""/>
                  <w:kern w:val="0"/>
                  <w:sz w:val="22"/>
                  <w:szCs w:val="22"/>
                  <w:lang w:val="en-US" w:eastAsia="en-US" w:bidi="ar-SA"/>
                </w:rPr>
                <w:delText>‍</w:delText>
              </w:r>
            </w:del>
          </w:p>
        </w:tc>
        <w:tc>
          <w:tcPr>
            <w:tcW w:w="189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sz w:val="22"/>
                <w:szCs w:val="22"/>
              </w:rPr>
            </w:r>
          </w:p>
        </w:tc>
        <w:tc>
          <w:tcPr>
            <w:tcW w:w="198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16" w:space="0" w:color="000000"/>
            </w:tcBorders>
            <w:shd w:color="auto" w:fill="FFFFFF" w:val="cle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sz w:val="22"/>
                <w:szCs w:val="22"/>
              </w:rPr>
            </w:r>
          </w:p>
        </w:tc>
      </w:tr>
      <w:tr>
        <w:trPr>
          <w:trHeight w:val="360" w:hRule="atLeast"/>
        </w:trPr>
        <w:tc>
          <w:tcPr>
            <w:tcW w:w="1900" w:type="dxa"/>
            <w:tcBorders>
              <w:top w:val="single" w:sz="16" w:space="0" w:color="000000"/>
            </w:tcBorders>
            <w:shd w:color="auto" w:fill="FFFFFF" w:val="clear"/>
          </w:tcPr>
          <w:p>
            <w:pPr>
              <w:pStyle w:val="Normal"/>
              <w:widowControl/>
              <w:suppressAutoHyphens w:val="true"/>
              <w:spacing w:lineRule="exact" w:line="240" w:before="80" w:after="80"/>
              <w:ind w:right="80"/>
              <w:jc w:val="left"/>
              <w:rPr>
                <w:sz w:val="22"/>
                <w:szCs w:val="22"/>
              </w:rPr>
            </w:pPr>
            <w:del w:id="1631" w:author="Bolívar Aponte Rolón" w:date="2024-09-05T17:10:00Z">
              <w:r>
                <w:rPr>
                  <w:rFonts w:eastAsia="Cambria" w:cs=""/>
                  <w:kern w:val="0"/>
                  <w:sz w:val="22"/>
                  <w:szCs w:val="22"/>
                  <w:lang w:val="en-US" w:eastAsia="en-US" w:bidi="ar-SA"/>
                </w:rPr>
                <w:delText>‍</w:delText>
              </w:r>
            </w:del>
          </w:p>
        </w:tc>
        <w:tc>
          <w:tcPr>
            <w:tcW w:w="189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top w:val="single" w:sz="16"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left"/>
              <w:rPr>
                <w:sz w:val="22"/>
                <w:szCs w:val="22"/>
              </w:rPr>
            </w:pPr>
            <w:del w:id="1632" w:author="Bolívar Aponte Rolón" w:date="2024-09-05T17:10:00Z">
              <w:r>
                <w:rPr>
                  <w:rFonts w:eastAsia="Cambria" w:cs=""/>
                  <w:kern w:val="0"/>
                  <w:sz w:val="22"/>
                  <w:szCs w:val="22"/>
                  <w:lang w:val="en-US" w:eastAsia="en-US" w:bidi="ar-SA"/>
                </w:rPr>
                <w:delText>‍</w:delText>
              </w:r>
            </w:del>
          </w:p>
        </w:tc>
        <w:tc>
          <w:tcPr>
            <w:tcW w:w="189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1900" w:type="dxa"/>
            <w:tcBorders>
              <w:bottom w:val="single" w:sz="8" w:space="0" w:color="000000"/>
            </w:tcBorders>
            <w:shd w:color="auto" w:fill="FFFFFF" w:val="clear"/>
          </w:tcPr>
          <w:p>
            <w:pPr>
              <w:pStyle w:val="Normal"/>
              <w:widowControl/>
              <w:suppressAutoHyphens w:val="true"/>
              <w:spacing w:lineRule="exact" w:line="240" w:before="80" w:after="80"/>
              <w:ind w:right="80"/>
              <w:jc w:val="left"/>
              <w:rPr>
                <w:sz w:val="22"/>
                <w:szCs w:val="22"/>
              </w:rPr>
            </w:pPr>
            <w:del w:id="1633" w:author="Bolívar Aponte Rolón" w:date="2024-09-05T17:10:00Z">
              <w:r>
                <w:rPr>
                  <w:rFonts w:eastAsia="Cambria" w:cs=""/>
                  <w:kern w:val="0"/>
                  <w:sz w:val="22"/>
                  <w:szCs w:val="22"/>
                  <w:lang w:val="en-US" w:eastAsia="en-US" w:bidi="ar-SA"/>
                </w:rPr>
                <w:delText>‍</w:delText>
              </w:r>
            </w:del>
          </w:p>
        </w:tc>
        <w:tc>
          <w:tcPr>
            <w:tcW w:w="189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829"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8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sz w:val="22"/>
                <w:szCs w:val="22"/>
              </w:rPr>
            </w:r>
          </w:p>
        </w:tc>
        <w:tc>
          <w:tcPr>
            <w:tcW w:w="1908" w:type="dxa"/>
            <w:tcBorders>
              <w:bottom w:val="single" w:sz="8" w:space="0" w:color="000000"/>
            </w:tcBorders>
            <w:shd w:color="auto" w:fill="FFFFFF" w:val="clear"/>
          </w:tcPr>
          <w:p>
            <w:pPr>
              <w:pStyle w:val="Normal"/>
              <w:widowControl/>
              <w:suppressAutoHyphens w:val="true"/>
              <w:spacing w:lineRule="exact" w:line="240" w:before="80" w:after="80"/>
              <w:ind w:left="80"/>
              <w:jc w:val="center"/>
              <w:rPr>
                <w:sz w:val="22"/>
                <w:szCs w:val="22"/>
              </w:rPr>
            </w:pPr>
            <w:r>
              <w:rPr>
                <w:sz w:val="22"/>
                <w:szCs w:val="22"/>
              </w:rPr>
            </w:r>
          </w:p>
        </w:tc>
      </w:tr>
      <w:tr>
        <w:trPr>
          <w:trHeight w:val="360" w:hRule="atLeast"/>
        </w:trPr>
        <w:tc>
          <w:tcPr>
            <w:tcW w:w="9511" w:type="dxa"/>
            <w:gridSpan w:val="5"/>
            <w:tcBorders>
              <w:top w:val="single" w:sz="8" w:space="0" w:color="000000"/>
              <w:bottom w:val="single" w:sz="2" w:space="0" w:color="000000"/>
            </w:tcBorders>
            <w:shd w:color="auto" w:fill="FFFFFF" w:val="clear"/>
          </w:tcPr>
          <w:p>
            <w:pPr>
              <w:pStyle w:val="Normal"/>
              <w:widowControl/>
              <w:suppressAutoHyphens w:val="true"/>
              <w:spacing w:lineRule="exact" w:line="240" w:before="80" w:after="0"/>
              <w:ind w:right="80"/>
              <w:jc w:val="left"/>
              <w:rPr>
                <w:sz w:val="22"/>
                <w:szCs w:val="22"/>
              </w:rPr>
            </w:pPr>
            <w:del w:id="1634" w:author="Bolívar Aponte Rolón" w:date="2024-09-05T17:10:00Z">
              <w:r>
                <w:rPr>
                  <w:rFonts w:eastAsia="Cambria" w:cs=""/>
                  <w:kern w:val="0"/>
                  <w:sz w:val="22"/>
                  <w:szCs w:val="22"/>
                  <w:lang w:val="en-US" w:eastAsia="en-US" w:bidi="ar-SA"/>
                </w:rPr>
                <w:delText>‍</w:delText>
              </w:r>
            </w:del>
          </w:p>
        </w:tc>
      </w:tr>
    </w:tbl>
    <w:p>
      <w:pPr>
        <w:pStyle w:val="Normal"/>
        <w:spacing w:lineRule="exact" w:line="240" w:before="100" w:after="100"/>
        <w:ind w:left="300" w:right="100"/>
        <w:rPr>
          <w:color w:val="000000"/>
        </w:rPr>
      </w:pPr>
      <w:r>
        <w:rPr>
          <w:color w:val="000000"/>
        </w:rPr>
      </w:r>
      <w:bookmarkStart w:id="111" w:name="supplementary-materials_Copy_1"/>
      <w:bookmarkStart w:id="112" w:name="supplementary-materials_Copy_1"/>
      <w:bookmarkEnd w:id="112"/>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Arnold, Betsy - (fungi)" w:date="2024-10-07T08:24:00Z" w:initials="AA">
    <w:p>
      <w:pPr>
        <w:overflowPunct w:val="true"/>
        <w:spacing w:before="0" w:after="0"/>
        <w:rPr/>
      </w:pPr>
      <w:r>
        <w:rPr>
          <w:rFonts w:eastAsia="DejaVu Sans" w:cs="DejaVu Sans" w:ascii="Tinos" w:hAnsi="Tinos"/>
          <w:color w:val="000000"/>
          <w:sz w:val="20"/>
          <w:szCs w:val="20"/>
          <w:lang w:val="en-US" w:eastAsia="en-US" w:bidi="en-US"/>
        </w:rPr>
        <w:t xml:space="preserve">Evaluating Endophyte-Rich Leaves and Leaf Functional Traits in Protecting Tropical Trees Against Natural Enemies? </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Or</w:t>
      </w:r>
    </w:p>
    <w:p>
      <w:pPr>
        <w:overflowPunct w:val="true"/>
        <w:spacing w:before="0" w:after="0"/>
        <w:rPr/>
      </w:pPr>
      <w:r>
        <w:rPr>
          <w:rFonts w:ascii="Tinos" w:hAnsi="Tinos" w:eastAsia="DejaVu Sans" w:cs="DejaVu Sans"/>
          <w:lang w:val="en-US" w:eastAsia="en-US" w:bidi="en-US"/>
        </w:rPr>
      </w:r>
    </w:p>
    <w:p w14:paraId="01000000">
      <w:pPr>
        <w:overflowPunct w:val="true"/>
        <w:spacing w:before="0" w:after="0"/>
        <w:rPr/>
      </w:pPr>
      <w:r>
        <w:rPr>
          <w:rFonts w:eastAsia="DejaVu Sans" w:cs="DejaVu Sans" w:ascii="Tinos" w:hAnsi="Tinos"/>
          <w:color w:val="000000"/>
          <w:sz w:val="20"/>
          <w:szCs w:val="20"/>
          <w:lang w:val="en-US" w:eastAsia="en-US" w:bidi="en-US"/>
        </w:rPr>
        <w:t>Evaluating Endophyte-Rich Leaves and Leaf Functional Traits in Protecting Tropical Trees Against a Generalist Herbivore and a Pathogen</w:t>
      </w:r>
    </w:p>
  </w:comment>
  <w:comment w:id="1" w:author="Arnold, Betsy - (fungi)" w:date="2024-10-07T08:26:00Z" w:initials="AA">
    <w:p>
      <w:pPr>
        <w:overflowPunct w:val="true"/>
        <w:spacing w:before="0" w:after="0"/>
        <w:rPr/>
      </w:pPr>
      <w:r>
        <w:rPr>
          <w:rFonts w:eastAsia="DejaVu Sans" w:cs="DejaVu Sans" w:ascii="Tinos" w:hAnsi="Tinos"/>
          <w:color w:val="000000"/>
          <w:sz w:val="20"/>
          <w:szCs w:val="20"/>
          <w:lang w:val="en-US" w:eastAsia="en-US" w:bidi="en-US"/>
        </w:rPr>
        <w:t>I’m not sure if this is ‘alternative’ to the hypothesis:</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H: FEF improve leaf defenses in leaves that invest less in constitutive defenses.</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Next sentence: Plants that invest more in constitutive defenses really less on FEF.</w:t>
      </w:r>
    </w:p>
    <w:p>
      <w:pPr>
        <w:overflowPunct w:val="true"/>
        <w:spacing w:before="0" w:after="0"/>
        <w:rPr/>
      </w:pPr>
      <w:r>
        <w:rPr>
          <w:rFonts w:ascii="Tinos" w:hAnsi="Tinos" w:eastAsia="DejaVu Sans" w:cs="DejaVu Sans"/>
          <w:lang w:val="en-US" w:eastAsia="en-US" w:bidi="en-US"/>
        </w:rPr>
      </w:r>
    </w:p>
    <w:p w14:paraId="02000000">
      <w:pPr>
        <w:overflowPunct w:val="true"/>
        <w:spacing w:before="0" w:after="0"/>
        <w:rPr/>
      </w:pPr>
      <w:r>
        <w:rPr>
          <w:rFonts w:eastAsia="DejaVu Sans" w:cs="DejaVu Sans" w:ascii="Tinos" w:hAnsi="Tinos"/>
          <w:color w:val="000000"/>
          <w:sz w:val="20"/>
          <w:szCs w:val="20"/>
          <w:lang w:val="en-US" w:eastAsia="en-US" w:bidi="en-US"/>
        </w:rPr>
        <w:t>I think the two are aligned, not alternatives?</w:t>
      </w:r>
    </w:p>
  </w:comment>
  <w:comment w:id="2" w:author="Arnold, Betsy - (fungi) [2]" w:date="2024-10-07T08:57:00Z" w:initials="AB(">
    <w:p>
      <w:pPr>
        <w:overflowPunct w:val="true"/>
        <w:spacing w:before="0" w:after="0"/>
        <w:rPr/>
      </w:pPr>
      <w:r>
        <w:rPr>
          <w:rFonts w:eastAsia="DejaVu Sans" w:cs="DejaVu Sans" w:ascii="Tinos" w:hAnsi="Tinos"/>
          <w:color w:val="000000"/>
          <w:sz w:val="20"/>
          <w:szCs w:val="20"/>
          <w:lang w:val="en-US" w:eastAsia="en-US" w:bidi="en-US"/>
        </w:rPr>
        <w:t>I would say ‘rinsing with water and agitating sequentially in sodium…’</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ascii="Tinos" w:hAnsi="Tinos" w:eastAsia="DejaVu Sans" w:cs="DejaVu Sans"/>
          <w:lang w:val="en-US" w:eastAsia="en-US" w:bidi="en-US"/>
        </w:rPr>
      </w:r>
    </w:p>
  </w:comment>
  <w:comment w:id="3" w:author="Arnold, Betsy - (fungi)" w:date="2024-10-07T11:57:00Z" w:initials="AA">
    <w:p w14:paraId="03000000">
      <w:pPr>
        <w:overflowPunct w:val="true"/>
        <w:spacing w:before="0" w:after="0"/>
        <w:rPr/>
      </w:pPr>
      <w:r>
        <w:rPr>
          <w:rFonts w:eastAsia="DejaVu Sans" w:cs="DejaVu Sans" w:ascii="Tinos" w:hAnsi="Tinos"/>
          <w:color w:val="000000"/>
          <w:sz w:val="20"/>
          <w:szCs w:val="20"/>
          <w:lang w:val="en-US" w:eastAsia="en-US" w:bidi="en-US"/>
        </w:rPr>
        <w:t>I would avoid LFTs throughout, because we have other abbreviations so frequently. I suggest how to avoid, check also the tables though if you’re cleaning up</w:t>
      </w:r>
    </w:p>
  </w:comment>
  <w:comment w:id="4" w:author="Arnold, Betsy - (fungi) [2]" w:date="2024-10-07T09:04:00Z" w:initials="AB(">
    <w:p>
      <w:pPr>
        <w:overflowPunct w:val="true"/>
        <w:spacing w:before="0" w:after="0"/>
        <w:rPr/>
      </w:pPr>
      <w:r>
        <w:rPr>
          <w:rFonts w:eastAsia="DejaVu Sans" w:cs="DejaVu Sans" w:ascii="Tinos" w:hAnsi="Tinos"/>
          <w:color w:val="000000"/>
          <w:sz w:val="20"/>
          <w:szCs w:val="20"/>
          <w:lang w:val="en-US" w:eastAsia="en-US" w:bidi="en-US"/>
        </w:rPr>
        <w:t xml:space="preserve">Could we add a sentence here about where this strain was isolated from? </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 The strain used here was isolated from lesions on X , collected at Y.’</w:t>
      </w:r>
    </w:p>
  </w:comment>
  <w:comment w:id="5" w:author="Arnold, Betsy - (fungi) [2]" w:date="2024-10-07T09:07:00Z" w:initials="AB(">
    <w:p w14:paraId="04000000">
      <w:pPr>
        <w:overflowPunct w:val="true"/>
        <w:spacing w:before="0" w:after="0"/>
        <w:rPr/>
      </w:pPr>
      <w:r>
        <w:rPr>
          <w:rFonts w:eastAsia="DejaVu Sans" w:cs="DejaVu Sans" w:ascii="Tinos" w:hAnsi="Tinos"/>
          <w:color w:val="000000"/>
          <w:sz w:val="20"/>
          <w:szCs w:val="20"/>
          <w:lang w:val="en-US" w:eastAsia="en-US" w:bidi="en-US"/>
        </w:rPr>
        <w:t>I’d go with Sequence data here, because we didn’t sequence full genomes</w:t>
      </w:r>
    </w:p>
  </w:comment>
  <w:comment w:id="6" w:author="Arnold, Betsy - (fungi) [2]" w:date="2024-10-07T09:17:00Z" w:initials="AB(">
    <w:p w14:paraId="05000000">
      <w:pPr>
        <w:overflowPunct w:val="true"/>
        <w:spacing w:before="0" w:after="0"/>
        <w:rPr/>
      </w:pPr>
      <w:r>
        <w:rPr>
          <w:rFonts w:eastAsia="DejaVu Sans" w:cs="DejaVu Sans" w:ascii="Tinos" w:hAnsi="Tinos"/>
          <w:color w:val="000000"/>
          <w:sz w:val="20"/>
          <w:szCs w:val="20"/>
          <w:lang w:val="en-US" w:eastAsia="en-US" w:bidi="en-US"/>
        </w:rPr>
        <w:t>I rearranged above to be in order of the methods, maybe do that here if that suits you</w:t>
      </w:r>
    </w:p>
  </w:comment>
  <w:comment w:id="7" w:author="Arnold, Betsy - (fungi) [2]" w:date="2024-10-07T09:25:00Z" w:initials="AB(">
    <w:p w14:paraId="06000000">
      <w:pPr>
        <w:overflowPunct w:val="true"/>
        <w:spacing w:before="0" w:after="0"/>
        <w:rPr/>
      </w:pPr>
      <w:r>
        <w:rPr>
          <w:rFonts w:eastAsia="DejaVu Sans" w:cs="DejaVu Sans" w:ascii="Tinos" w:hAnsi="Tinos"/>
          <w:color w:val="000000"/>
          <w:sz w:val="20"/>
          <w:szCs w:val="20"/>
          <w:lang w:val="en-US" w:eastAsia="en-US" w:bidi="en-US"/>
        </w:rPr>
        <w:t>Better wording here?</w:t>
      </w:r>
    </w:p>
  </w:comment>
  <w:comment w:id="8" w:author="Arnold, Betsy - (fungi) [2]" w:date="2024-10-07T09:33:00Z" w:initials="AB(">
    <w:p>
      <w:pPr>
        <w:overflowPunct w:val="true"/>
        <w:spacing w:before="0" w:after="0"/>
        <w:rPr/>
      </w:pPr>
      <w:r>
        <w:rPr>
          <w:rFonts w:eastAsia="DejaVu Sans" w:cs="DejaVu Sans" w:ascii="Tinos" w:hAnsi="Tinos"/>
          <w:color w:val="000000"/>
          <w:sz w:val="20"/>
          <w:szCs w:val="20"/>
          <w:lang w:val="en-US" w:eastAsia="en-US" w:bidi="en-US"/>
        </w:rPr>
        <w:t>They were significantly associated with ‘all seven of the host species’ or ‘with individual host species’? Just checking :)</w:t>
      </w:r>
    </w:p>
    <w:p w14:paraId="07000000">
      <w:pPr>
        <w:overflowPunct w:val="true"/>
        <w:spacing w:before="0" w:after="0"/>
        <w:rPr/>
      </w:pPr>
      <w:r>
        <w:rPr>
          <w:rFonts w:ascii="Tinos" w:hAnsi="Tinos" w:eastAsia="DejaVu Sans" w:cs="DejaVu Sans"/>
          <w:lang w:val="en-US" w:eastAsia="en-US" w:bidi="en-US"/>
        </w:rPr>
      </w:r>
    </w:p>
  </w:comment>
  <w:comment w:id="9" w:author="Arnold, Betsy - (fungi) [2]" w:date="2024-10-07T10:07:00Z" w:initials="AB(">
    <w:p>
      <w:pPr>
        <w:overflowPunct w:val="true"/>
        <w:spacing w:before="0" w:after="0"/>
        <w:rPr/>
      </w:pPr>
      <w:r>
        <w:rPr>
          <w:rFonts w:eastAsia="DejaVu Sans" w:cs="DejaVu Sans" w:ascii="Tinos" w:hAnsi="Tinos"/>
          <w:color w:val="000000"/>
          <w:sz w:val="20"/>
          <w:szCs w:val="20"/>
          <w:lang w:val="en-US" w:eastAsia="en-US" w:bidi="en-US"/>
        </w:rPr>
        <w:t>I guess I consider this a strong trend that does not negate our expectation but instead it is strongly suggestive that we had the right prediction. However, I’ll defer to you all. :)</w:t>
      </w:r>
    </w:p>
  </w:comment>
  <w:comment w:id="10" w:author="Arnold, Betsy - (fungi) [2]" w:date="2024-10-07T10:27:00Z" w:initials="AB(">
    <w:p>
      <w:pPr>
        <w:overflowPunct w:val="true"/>
        <w:spacing w:before="0" w:after="0"/>
        <w:rPr/>
      </w:pPr>
      <w:r>
        <w:rPr>
          <w:rFonts w:eastAsia="DejaVu Sans" w:cs="DejaVu Sans" w:ascii="Tinos" w:hAnsi="Tinos"/>
          <w:color w:val="000000"/>
          <w:sz w:val="20"/>
          <w:szCs w:val="20"/>
          <w:lang w:val="en-US" w:eastAsia="en-US" w:bidi="en-US"/>
        </w:rPr>
        <w:t>I don’t think this is quite right, as we are not measuring the response of plants to damage. Instead, how plant traits influence damage.</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This paragraph is a little hard to understand. I think the key point is that there is no additional vacation in herbivory or pathogen damage that is explained by the measures of FEF considered here? Please see if this can be made a bit clearer.</w:t>
      </w:r>
    </w:p>
  </w:comment>
  <w:comment w:id="11" w:author="Arnold, Betsy - (fungi) [2]" w:date="2024-10-07T10:28:00Z" w:initials="AB(">
    <w:p w14:paraId="08000000">
      <w:pPr>
        <w:overflowPunct w:val="true"/>
        <w:spacing w:before="0" w:after="0"/>
        <w:rPr/>
      </w:pPr>
      <w:r>
        <w:rPr>
          <w:rFonts w:eastAsia="DejaVu Sans" w:cs="DejaVu Sans" w:ascii="Tinos" w:hAnsi="Tinos"/>
          <w:color w:val="000000"/>
          <w:sz w:val="20"/>
          <w:szCs w:val="20"/>
          <w:lang w:val="en-US" w:eastAsia="en-US" w:bidi="en-US"/>
        </w:rPr>
        <w:t>I don’t think this adds to the discussion, and I would remove it.</w:t>
      </w:r>
    </w:p>
  </w:comment>
  <w:comment w:id="12" w:author="Arnold, Betsy - (fungi)" w:date="2024-10-07T11:24:00Z" w:initials="AA">
    <w:p>
      <w:pPr>
        <w:overflowPunct w:val="true"/>
        <w:spacing w:before="0" w:after="0"/>
        <w:rPr/>
      </w:pPr>
      <w:r>
        <w:rPr>
          <w:rFonts w:eastAsia="DejaVu Sans" w:cs="DejaVu Sans" w:ascii="Tinos" w:hAnsi="Tinos"/>
          <w:color w:val="000000"/>
          <w:sz w:val="20"/>
          <w:szCs w:val="20"/>
          <w:lang w:val="en-US" w:eastAsia="en-US" w:bidi="en-US"/>
        </w:rPr>
        <w:t>Do our results show this? I’m not sure we should say this here</w:t>
      </w:r>
    </w:p>
  </w:comment>
  <w:comment w:id="13" w:author="Arnold, Betsy - (fungi)" w:date="2024-10-07T11:27:00Z" w:initials="AA">
    <w:p w14:paraId="09000000">
      <w:pPr>
        <w:overflowPunct w:val="true"/>
        <w:spacing w:before="0" w:after="0"/>
        <w:rPr/>
      </w:pPr>
      <w:r>
        <w:rPr>
          <w:rFonts w:eastAsia="DejaVu Sans" w:cs="DejaVu Sans" w:ascii="Tinos" w:hAnsi="Tinos"/>
          <w:color w:val="000000"/>
          <w:sz w:val="20"/>
          <w:szCs w:val="20"/>
          <w:lang w:val="en-US" w:eastAsia="en-US" w:bidi="en-US"/>
        </w:rPr>
        <w:t xml:space="preserve">We never really studied tripartite interactions among insects, pathogens and plants. I’d remove the sentence </w:t>
      </w:r>
    </w:p>
  </w:comment>
  <w:comment w:id="14" w:author="Sanchez, Mareli" w:date="2024-09-19T17:09:00Z" w:initials="MSJ">
    <w:p w14:paraId="0a000000">
      <w:pPr>
        <w:overflowPunct w:val="true"/>
        <w:spacing w:before="0" w:after="0"/>
        <w:rPr/>
      </w:pPr>
      <w:r>
        <w:rPr>
          <w:rFonts w:eastAsia="DejaVu Sans" w:cs="DejaVu Sans" w:ascii="Tinos" w:hAnsi="Tinos"/>
          <w:color w:val="000000"/>
          <w:sz w:val="20"/>
          <w:szCs w:val="20"/>
          <w:lang w:val="en-US" w:eastAsia="en-US" w:bidi="en-US"/>
        </w:rPr>
        <w:t>I think it helps the reader here to say “overall” or “regardless of endophyte treatment”, or did you only look at this in the E-high?</w:t>
      </w:r>
    </w:p>
  </w:comment>
  <w:comment w:id="15" w:author="Sanchez, Mareli" w:date="2024-09-19T17:13:00Z" w:initials="MSJ">
    <w:p>
      <w:pPr>
        <w:overflowPunct w:val="true"/>
        <w:spacing w:before="0" w:after="0"/>
        <w:rPr/>
      </w:pPr>
      <w:r>
        <w:rPr>
          <w:rFonts w:eastAsia="DejaVu Sans" w:cs="DejaVu Sans" w:ascii="Tinos" w:hAnsi="Tinos"/>
          <w:sz w:val="20"/>
          <w:szCs w:val="20"/>
          <w:lang w:val="en-US" w:eastAsia="en-US" w:bidi="en-US"/>
        </w:rPr>
        <w:t>This is slightly different than the prediction 4 in the introduction, whose wording is a bit clearer to me than the way you have it written in the discussion.  Intro wording: 4) we anticipated that leaves with leaf functional traits on the high end of the economic spectrum would experience less herbivory by leaf-cutter ants, but low FEF loads (</w:t>
      </w:r>
      <w:r>
        <w:rPr>
          <w:rFonts w:eastAsia="DejaVu Sans" w:cs="DejaVu Sans" w:ascii="Tinos" w:hAnsi="Tinos"/>
          <w:i/>
          <w:iCs/>
          <w:sz w:val="20"/>
          <w:szCs w:val="20"/>
          <w:lang w:val="en-US" w:eastAsia="en-US" w:bidi="en-US"/>
        </w:rPr>
        <w:t>E-low</w:t>
      </w:r>
      <w:r>
        <w:rPr>
          <w:rFonts w:eastAsia="DejaVu Sans" w:cs="DejaVu Sans" w:ascii="Tinos" w:hAnsi="Tinos"/>
          <w:sz w:val="20"/>
          <w:szCs w:val="20"/>
          <w:lang w:val="en-US" w:eastAsia="en-US" w:bidi="en-US"/>
        </w:rPr>
        <w:t>) in them could increase allurement.</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sz w:val="20"/>
          <w:szCs w:val="20"/>
          <w:lang w:val="en-US" w:eastAsia="en-US" w:bidi="en-US"/>
        </w:rPr>
        <w:t xml:space="preserve">This to me should be modeled as an interaction between lifespan and FEF (the effect of leaf lifespan on herbivory might depend on FEF load). A significant interaction would mean that E-load mediates herbivory~lifespan relationships: low FEF in long lifespan leaves could cause more herbivory , while high FEF in long lifespan leaves could lead to less herbivory. Another way to model it would be to subset to only the long lifespan species and and see how herbivory differs by Eload. </w:t>
      </w:r>
    </w:p>
    <w:p>
      <w:pPr>
        <w:overflowPunct w:val="true"/>
        <w:spacing w:before="0" w:after="0"/>
        <w:rPr/>
      </w:pPr>
      <w:r>
        <w:rPr>
          <w:rFonts w:ascii="Tinos" w:hAnsi="Tinos" w:eastAsia="DejaVu Sans" w:cs="DejaVu Sans"/>
          <w:lang w:val="en-US" w:eastAsia="en-US" w:bidi="en-US"/>
        </w:rPr>
      </w:r>
    </w:p>
    <w:p w14:paraId="0b000000">
      <w:pPr>
        <w:overflowPunct w:val="true"/>
        <w:spacing w:before="0" w:after="0"/>
        <w:rPr/>
      </w:pPr>
      <w:r>
        <w:rPr>
          <w:rFonts w:eastAsia="DejaVu Sans" w:cs="DejaVu Sans" w:ascii="Tinos" w:hAnsi="Tinos"/>
          <w:sz w:val="20"/>
          <w:szCs w:val="20"/>
          <w:lang w:val="en-US" w:eastAsia="en-US" w:bidi="en-US"/>
        </w:rPr>
        <w:t>I agree with Sunshine that the way the paragraph is currently written isnt clear on how the data supports the prediction.</w:t>
      </w:r>
    </w:p>
  </w:comment>
  <w:comment w:id="16" w:author="Van Bael, Sunshine A" w:date="2024-09-17T15:19:00Z" w:initials="VBSA">
    <w:p w14:paraId="0c000000">
      <w:pPr>
        <w:overflowPunct w:val="true"/>
        <w:spacing w:before="0" w:after="0"/>
        <w:rPr/>
      </w:pPr>
      <w:r>
        <w:rPr>
          <w:rFonts w:eastAsia="DejaVu Sans" w:cs="DejaVu Sans" w:ascii="Tinos" w:hAnsi="Tinos"/>
          <w:lang w:val="en-US" w:eastAsia="en-US" w:bidi="en-US"/>
        </w:rPr>
        <w:t xml:space="preserve">This needs attention, I do not understand it. It’s really important to fix this because it was part of what the reviewers asked about. </w:t>
      </w:r>
    </w:p>
  </w:comment>
  <w:comment w:id="17" w:author="Sanchez, Mareli" w:date="2024-09-20T16:35:00Z" w:initials="MSJ">
    <w:p w14:paraId="0d000000">
      <w:pPr>
        <w:overflowPunct w:val="true"/>
        <w:spacing w:before="0" w:after="0"/>
        <w:rPr/>
      </w:pPr>
      <w:r>
        <w:rPr>
          <w:rFonts w:eastAsia="DejaVu Sans" w:cs="DejaVu Sans" w:ascii="Tinos" w:hAnsi="Tinos"/>
          <w:color w:val="000000"/>
          <w:sz w:val="20"/>
          <w:szCs w:val="20"/>
          <w:lang w:val="en-US" w:eastAsia="en-US" w:bidi="en-US"/>
        </w:rPr>
        <w:t>Seems like this actually better support for your 4th prediction?</w:t>
      </w:r>
    </w:p>
  </w:comment>
  <w:comment w:id="18" w:author="Van Bael, Sunshine A" w:date="2024-09-17T15:21:00Z" w:initials="VBSA">
    <w:p>
      <w:pPr>
        <w:overflowPunct w:val="true"/>
        <w:spacing w:before="0" w:after="0"/>
        <w:rPr/>
      </w:pPr>
      <w:r>
        <w:rPr>
          <w:rFonts w:eastAsia="DejaVu Sans" w:cs="DejaVu Sans" w:ascii="Tinos" w:hAnsi="Tinos"/>
          <w:lang w:val="en-US" w:eastAsia="en-US" w:bidi="en-US"/>
        </w:rPr>
        <w:t xml:space="preserve">One sentence reminding the reader that previous studies have been on one species at a time, so we get a closer look at the community. </w:t>
      </w:r>
    </w:p>
  </w:comment>
  <w:comment w:id="19" w:author="Arnold, Betsy - (fungi) [2]" w:date="2024-10-07T10:28:00Z" w:initials="AB(">
    <w:p w14:paraId="0e000000">
      <w:pPr>
        <w:overflowPunct w:val="true"/>
        <w:spacing w:before="0" w:after="0"/>
        <w:rPr/>
      </w:pPr>
      <w:r>
        <w:rPr>
          <w:rFonts w:eastAsia="DejaVu Sans" w:cs="DejaVu Sans" w:ascii="Tinos" w:hAnsi="Tinos"/>
          <w:color w:val="000000"/>
          <w:sz w:val="20"/>
          <w:szCs w:val="20"/>
          <w:lang w:val="en-US" w:eastAsia="en-US" w:bidi="en-US"/>
        </w:rPr>
        <w:t>They are not metagenome sequences, they’re amplicon sequences - please change</w:t>
      </w:r>
    </w:p>
  </w:comment>
  <w:comment w:id="20" w:author="Arnold, Betsy - (fungi)" w:date="2024-10-07T06:18:00Z" w:initials="AA">
    <w:p w14:paraId="0f000000">
      <w:pPr>
        <w:overflowPunct w:val="true"/>
        <w:spacing w:before="0" w:after="0"/>
        <w:rPr/>
      </w:pPr>
      <w:r>
        <w:rPr>
          <w:rFonts w:eastAsia="DejaVu Sans" w:cs="DejaVu Sans" w:ascii="Tinos" w:hAnsi="Tinos"/>
          <w:color w:val="000000"/>
          <w:sz w:val="20"/>
          <w:szCs w:val="20"/>
          <w:lang w:val="en-US" w:eastAsia="en-US" w:bidi="en-US"/>
        </w:rPr>
        <w:t>This should be cited in the text as Van Bael I think (right now in the text it is just Bael)</w:t>
      </w:r>
    </w:p>
  </w:comment>
  <w:comment w:id="21" w:author="Arnold, Betsy - (fungi) [2]" w:date="2024-10-07T10:37:00Z" w:initials="AB(">
    <w:p>
      <w:pPr>
        <w:overflowPunct w:val="true"/>
        <w:spacing w:before="0" w:after="0"/>
        <w:rPr/>
      </w:pPr>
      <w:r>
        <w:rPr>
          <w:rFonts w:eastAsia="DejaVu Sans" w:cs="DejaVu Sans" w:ascii="Tinos" w:hAnsi="Tinos"/>
          <w:color w:val="000000"/>
          <w:sz w:val="20"/>
          <w:szCs w:val="20"/>
          <w:lang w:val="en-US" w:eastAsia="en-US" w:bidi="en-US"/>
        </w:rPr>
        <w:t xml:space="preserve">I wasn’t sure what this meant, and then I wasn’t sure about the figure more generally (panel on the left). Can we try to rephrase for clarity? </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This is ‘the relative abundance of each operational taxonomic unit in the Ascomycota, for each E-high and E-low group in each species? So, if you had 5 Ascomycota OTUs in one tree species, this is the average of the five OTUs’ relative abundance?</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That really gets at evenness. There is higher evenness in most cases in E+. Is that the key point? It’s an unusual thing to show but probably ok..?</w:t>
      </w:r>
    </w:p>
    <w:p>
      <w:pPr>
        <w:overflowPunct w:val="true"/>
        <w:spacing w:before="0" w:after="0"/>
        <w:rPr/>
      </w:pPr>
      <w:r>
        <w:rPr>
          <w:rFonts w:ascii="Tinos" w:hAnsi="Tinos" w:eastAsia="DejaVu Sans" w:cs="DejaVu Sans"/>
          <w:lang w:val="en-US" w:eastAsia="en-US" w:bidi="en-US"/>
        </w:rPr>
      </w:r>
    </w:p>
    <w:p>
      <w:pPr>
        <w:overflowPunct w:val="true"/>
        <w:spacing w:before="0" w:after="0"/>
        <w:rPr/>
      </w:pPr>
      <w:r>
        <w:rPr>
          <w:rFonts w:eastAsia="DejaVu Sans" w:cs="DejaVu Sans" w:ascii="Tinos" w:hAnsi="Tinos"/>
          <w:color w:val="000000"/>
          <w:sz w:val="20"/>
          <w:szCs w:val="20"/>
          <w:lang w:val="en-US" w:eastAsia="en-US" w:bidi="en-US"/>
        </w:rPr>
        <w:t>I’m not sure I get this figure caption so please revise with care</w:t>
      </w:r>
    </w:p>
  </w:comment>
  <w:comment w:id="22" w:author="Arnold, Betsy - (fungi) [2]" w:date="2024-10-07T10:38:00Z" w:initials="AB(">
    <w:p w14:paraId="10000000">
      <w:pPr>
        <w:overflowPunct w:val="true"/>
        <w:spacing w:before="0" w:after="0"/>
        <w:rPr/>
      </w:pPr>
      <w:r>
        <w:rPr>
          <w:rFonts w:eastAsia="DejaVu Sans" w:cs="DejaVu Sans" w:ascii="Tinos" w:hAnsi="Tinos"/>
          <w:color w:val="000000"/>
          <w:sz w:val="20"/>
          <w:szCs w:val="20"/>
          <w:lang w:val="en-US" w:eastAsia="en-US" w:bidi="en-US"/>
        </w:rPr>
        <w:t>In Fig 1 we just refer to treatment at the bottom of the figure, not Inoculation treatment - try to be consistent?</w:t>
      </w:r>
    </w:p>
  </w:comment>
  <w:comment w:id="23" w:author="Arnold, Betsy - (fungi) [2]" w:date="2024-10-07T10:39:00Z" w:initials="AB(">
    <w:p w14:paraId="11000000">
      <w:pPr>
        <w:overflowPunct w:val="true"/>
        <w:spacing w:before="0" w:after="0"/>
        <w:rPr/>
      </w:pPr>
      <w:r>
        <w:rPr>
          <w:rFonts w:eastAsia="DejaVu Sans" w:cs="DejaVu Sans" w:ascii="Tinos" w:hAnsi="Tinos"/>
          <w:color w:val="000000"/>
          <w:sz w:val="20"/>
          <w:szCs w:val="20"/>
          <w:lang w:val="en-US" w:eastAsia="en-US" w:bidi="en-US"/>
        </w:rPr>
        <w:t>Please remove all instances of ‘genomic’ or ‘metagenomic’ from the paper, as we didn’t do those</w:t>
      </w:r>
    </w:p>
  </w:comment>
  <w:comment w:id="24" w:author="Arnold, Betsy - (fungi) [2]" w:date="2024-10-07T10:39:00Z" w:initials="AB(">
    <w:p w14:paraId="12000000">
      <w:pPr>
        <w:overflowPunct w:val="true"/>
        <w:spacing w:before="0" w:after="0"/>
        <w:rPr/>
      </w:pPr>
      <w:r>
        <w:rPr>
          <w:rFonts w:eastAsia="DejaVu Sans" w:cs="DejaVu Sans" w:ascii="Tinos" w:hAnsi="Tinos"/>
          <w:color w:val="000000"/>
          <w:sz w:val="20"/>
          <w:szCs w:val="20"/>
          <w:lang w:val="en-US" w:eastAsia="en-US" w:bidi="en-US"/>
        </w:rPr>
        <w:t>Incomplete sentence?</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Ex w15:paraId="03000000" w15:done="1"/>
  <w15:commentEx w15:paraId="04000000" w15:done="1"/>
  <w15:commentEx w15:paraId="05000000" w15:done="1"/>
  <w15:commentEx w15:paraId="06000000" w15:done="1"/>
  <w15:commentEx w15:paraId="07000000" w15:done="1"/>
  <w15:commentEx w15:paraId="08000000" w15:done="1"/>
  <w15:commentEx w15:paraId="09000000" w15:done="1"/>
  <w15:commentEx w15:paraId="0a000000" w15:done="1"/>
  <w15:commentEx w15:paraId="0b000000" w15:done="1"/>
  <w15:commentEx w15:paraId="0c000000" w15:done="1"/>
  <w15:commentEx w15:paraId="0d000000" w15:done="1"/>
  <w15:commentEx w15:paraId="0e000000" w15:done="1"/>
  <w15:commentEx w15:paraId="0f000000" w15:done="1"/>
  <w15:commentEx w15:paraId="10000000" w15:done="1"/>
  <w15:commentEx w15:paraId="11000000" w15:done="1"/>
  <w15:commentEx w15:paraId="12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auto"/>
    <w:pitch w:val="variable"/>
  </w:font>
  <w:font w:name="Calibri">
    <w:charset w:val="01"/>
    <w:family w:val="roman"/>
    <w:pitch w:val="variable"/>
  </w:font>
  <w:font w:name="Noto Sans Mono">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30"/>
  <w:trackRevisions/>
  <w:embedSystemFonts/>
  <w:defaultTabStop w:val="720"/>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eastAsia="" w:cs="" w:cstheme="majorBidi" w:eastAsiaTheme="majorEastAsia"/>
      <w:b/>
      <w:bCs/>
      <w:color w:val="000000"/>
    </w:rPr>
  </w:style>
  <w:style w:type="paragraph" w:styleId="Heading4">
    <w:name w:val="heading 4"/>
    <w:basedOn w:val="Normal"/>
    <w:next w:val="BodyText"/>
    <w:uiPriority w:val="9"/>
    <w:unhideWhenUsed/>
    <w:qFormat/>
    <w:pPr>
      <w:keepNext w:val="true"/>
      <w:keepLines/>
      <w:spacing w:before="200" w:after="0"/>
      <w:outlineLvl w:val="3"/>
    </w:pPr>
    <w:rPr>
      <w:rFonts w:eastAsia="" w:cs="" w:cstheme="majorBidi" w:eastAsiaTheme="majorEastAsia"/>
      <w:bCs/>
      <w:i/>
      <w:color w:val="000000"/>
    </w:rPr>
  </w:style>
  <w:style w:type="paragraph" w:styleId="Heading5">
    <w:name w:val="heading 5"/>
    <w:basedOn w:val="Normal"/>
    <w:next w:val="BodyText"/>
    <w:uiPriority w:val="9"/>
    <w:unhideWhenUsed/>
    <w:qFormat/>
    <w:pPr>
      <w:keepNext w:val="true"/>
      <w:keepLines/>
      <w:spacing w:before="200" w:after="0"/>
      <w:outlineLvl w:val="4"/>
    </w:pPr>
    <w:rPr>
      <w:rFonts w:eastAsia="" w:cs="" w:cstheme="majorBidi" w:eastAsiaTheme="majorEastAsia"/>
      <w:iCs/>
      <w:color w:val="000000"/>
    </w:rPr>
  </w:style>
  <w:style w:type="paragraph" w:styleId="Heading6">
    <w:name w:val="heading 6"/>
    <w:basedOn w:val="Normal"/>
    <w:next w:val="BodyText"/>
    <w:uiPriority w:val="9"/>
    <w:unhideWhenUsed/>
    <w:qFormat/>
    <w:pPr>
      <w:keepNext w:val="true"/>
      <w:keepLines/>
      <w:spacing w:before="200" w:after="0"/>
      <w:outlineLvl w:val="5"/>
    </w:pPr>
    <w:rPr>
      <w:rFonts w:eastAsia="" w:cs="" w:cstheme="majorBidi" w:eastAsiaTheme="majorEastAsia"/>
    </w:rPr>
  </w:style>
  <w:style w:type="paragraph" w:styleId="Heading7">
    <w:name w:val="heading 7"/>
    <w:basedOn w:val="Normal"/>
    <w:next w:val="BodyText"/>
    <w:uiPriority w:val="9"/>
    <w:unhideWhenUsed/>
    <w:qFormat/>
    <w:pPr>
      <w:keepNext w:val="true"/>
      <w:keepLines/>
      <w:spacing w:before="200" w:after="0"/>
      <w:outlineLvl w:val="6"/>
    </w:pPr>
    <w:rPr>
      <w:rFonts w:eastAsia="" w:cs="" w:cstheme="majorBidi" w:eastAsiaTheme="majorEastAsia"/>
    </w:rPr>
  </w:style>
  <w:style w:type="paragraph" w:styleId="Heading8">
    <w:name w:val="heading 8"/>
    <w:basedOn w:val="Normal"/>
    <w:next w:val="BodyText"/>
    <w:uiPriority w:val="9"/>
    <w:unhideWhenUsed/>
    <w:qFormat/>
    <w:pPr>
      <w:keepNext w:val="true"/>
      <w:keepLines/>
      <w:spacing w:before="200" w:after="0"/>
      <w:outlineLvl w:val="7"/>
    </w:pPr>
    <w:rPr>
      <w:rFonts w:eastAsia="" w:cs="" w:cstheme="majorBidi" w:eastAsiaTheme="majorEastAsia"/>
    </w:rPr>
  </w:style>
  <w:style w:type="paragraph" w:styleId="Heading9">
    <w:name w:val="heading 9"/>
    <w:basedOn w:val="Normal"/>
    <w:next w:val="BodyText"/>
    <w:uiPriority w:val="9"/>
    <w:unhideWhenUsed/>
    <w:qFormat/>
    <w:pPr>
      <w:keepNext w:val="true"/>
      <w:keepLines/>
      <w:spacing w:before="200" w:after="0"/>
      <w:outlineLvl w:val="8"/>
    </w:pPr>
    <w:rPr>
      <w:rFonts w:eastAsia="" w:cs="" w:cstheme="majorBidi" w:eastAsiaTheme="majorEastAsia"/>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customStyle="1">
    <w:name w:val="Footnote Characters5"/>
    <w:qFormat/>
    <w:rPr>
      <w:vertAlign w:val="superscript"/>
    </w:rPr>
  </w:style>
  <w:style w:type="character" w:styleId="FootnoteCharacters6" w:customStyle="1">
    <w:name w:val="Footnote Characters6"/>
    <w:qFormat/>
    <w:rPr>
      <w:vertAlign w:val="superscript"/>
    </w:rPr>
  </w:style>
  <w:style w:type="character" w:styleId="FootnoteCharacters7" w:customStyle="1">
    <w:name w:val="Footnote Characters7"/>
    <w:qFormat/>
    <w:rPr>
      <w:vertAlign w:val="superscript"/>
    </w:rPr>
  </w:style>
  <w:style w:type="character" w:styleId="FootnoteCharacters8" w:customStyle="1">
    <w:name w:val="Footnote Characters8"/>
    <w:qFormat/>
    <w:rPr>
      <w:vertAlign w:val="superscript"/>
    </w:rPr>
  </w:style>
  <w:style w:type="character" w:styleId="FootnoteCharacters9" w:customStyle="1">
    <w:name w:val="Footnote Characters9"/>
    <w:qFormat/>
    <w:rPr>
      <w:vertAlign w:val="superscript"/>
    </w:rPr>
  </w:style>
  <w:style w:type="character" w:styleId="FootnoteCharacters10">
    <w:name w:val="Footnote Characters10"/>
    <w:qFormat/>
    <w:rPr>
      <w:vertAlign w:val="superscript"/>
    </w:rPr>
  </w:style>
  <w:style w:type="character" w:styleId="FootnoteCharacters11">
    <w:name w:val="Footnote Characters11"/>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EndnoteCharacters" w:customStyle="1">
    <w:name w:val="Endnote Characters"/>
    <w:qFormat/>
    <w:rPr>
      <w:vertAlign w:val="superscrip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customStyle="1">
    <w:name w:val="Endnote Characters5"/>
    <w:qFormat/>
    <w:rPr>
      <w:vertAlign w:val="superscript"/>
    </w:rPr>
  </w:style>
  <w:style w:type="character" w:styleId="EndnoteCharacters6" w:customStyle="1">
    <w:name w:val="Endnote Characters6"/>
    <w:qFormat/>
    <w:rPr>
      <w:vertAlign w:val="superscript"/>
    </w:rPr>
  </w:style>
  <w:style w:type="character" w:styleId="EndnoteCharacters7" w:customStyle="1">
    <w:name w:val="Endnote Characters7"/>
    <w:qFormat/>
    <w:rPr>
      <w:vertAlign w:val="superscript"/>
    </w:rPr>
  </w:style>
  <w:style w:type="character" w:styleId="EndnoteCharacters8" w:customStyle="1">
    <w:name w:val="Endnote Characters8"/>
    <w:qFormat/>
    <w:rPr>
      <w:vertAlign w:val="superscript"/>
    </w:rPr>
  </w:style>
  <w:style w:type="character" w:styleId="EndnoteCharacters9" w:customStyle="1">
    <w:name w:val="Endnote Characters9"/>
    <w:qFormat/>
    <w:rPr>
      <w:vertAlign w:val="superscript"/>
    </w:rPr>
  </w:style>
  <w:style w:type="character" w:styleId="EndnoteCharacters10">
    <w:name w:val="Endnote Characters10"/>
    <w:qFormat/>
    <w:rPr>
      <w:vertAlign w:val="superscript"/>
    </w:rPr>
  </w:style>
  <w:style w:type="character" w:styleId="EndnoteCharacters11">
    <w:name w:val="Endnote Characters11"/>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rFonts w:ascii="Consolas" w:hAnsi="Consolas"/>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CommentReference">
    <w:name w:val="annotation reference"/>
    <w:basedOn w:val="DefaultParagraphFont"/>
    <w:semiHidden/>
    <w:unhideWhenUsed/>
    <w:qFormat/>
    <w:rsid w:val="002346cc"/>
    <w:rPr>
      <w:sz w:val="16"/>
      <w:szCs w:val="16"/>
    </w:rPr>
  </w:style>
  <w:style w:type="character" w:styleId="CommentTextChar" w:customStyle="1">
    <w:name w:val="Comment Text Char"/>
    <w:basedOn w:val="DefaultParagraphFont"/>
    <w:link w:val="CommentText"/>
    <w:semiHidden/>
    <w:qFormat/>
    <w:rsid w:val="002346cc"/>
    <w:rPr>
      <w:rFonts w:ascii="TeX Gyre Termes" w:hAnsi="TeX Gyre Termes"/>
      <w:sz w:val="20"/>
      <w:szCs w:val="20"/>
    </w:rPr>
  </w:style>
  <w:style w:type="character" w:styleId="CommentSubjectChar" w:customStyle="1">
    <w:name w:val="Comment Subject Char"/>
    <w:basedOn w:val="CommentTextChar"/>
    <w:link w:val="annotationsubject"/>
    <w:semiHidden/>
    <w:qFormat/>
    <w:rsid w:val="002346cc"/>
    <w:rPr>
      <w:rFonts w:ascii="TeX Gyre Termes" w:hAnsi="TeX Gyre Termes"/>
      <w:b/>
      <w:bCs/>
      <w:sz w:val="20"/>
      <w:szCs w:val="20"/>
    </w:rPr>
  </w:style>
  <w:style w:type="paragraph" w:styleId="Heading" w:customStyle="1">
    <w:name w:val="Heading"/>
    <w:basedOn w:val="Normal"/>
    <w:next w:val="BodyText"/>
    <w:qFormat/>
    <w:pPr>
      <w:keepNext w:val="true"/>
      <w:spacing w:before="240" w:after="120"/>
    </w:pPr>
    <w:rPr>
      <w:rFonts w:eastAsia="Microsoft YaHei" w:cs="Lucida Sans"/>
      <w:sz w:val="28"/>
      <w:szCs w:val="28"/>
    </w:rPr>
  </w:style>
  <w:style w:type="paragraph" w:styleId="BodyText">
    <w:name w:val="Body Text"/>
    <w:basedOn w:val="Normal"/>
    <w:qFormat/>
    <w:pPr>
      <w:spacing w:lineRule="auto" w:line="480" w:before="180" w:after="180"/>
    </w:pPr>
    <w:rPr/>
  </w:style>
  <w:style w:type="paragraph" w:styleId="List">
    <w:name w:val="List"/>
    <w:basedOn w:val="BodyText"/>
    <w:pPr/>
    <w:rPr>
      <w:rFonts w:cs="Lucida Sans"/>
    </w:rPr>
  </w:style>
  <w:style w:type="paragraph" w:styleId="Caption">
    <w:name w:val="caption"/>
    <w:basedOn w:val="Normal"/>
    <w:link w:val="CaptionChar"/>
    <w:qFormat/>
    <w:pPr>
      <w:spacing w:before="0" w:after="120"/>
    </w:pPr>
    <w:rPr/>
  </w:style>
  <w:style w:type="paragraph" w:styleId="Index" w:customStyle="1">
    <w:name w:val="Index"/>
    <w:basedOn w:val="Normal"/>
    <w:qFormat/>
    <w:pPr>
      <w:suppressLineNumbers/>
    </w:pPr>
    <w:rPr>
      <w:rFonts w:cs="Lucida 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pPr>
    <w:rPr>
      <w:rFonts w:eastAsia="" w:cs="" w:cstheme="majorBidi" w:eastAsiaTheme="majorEastAsia"/>
      <w:b/>
      <w:bCs/>
      <w:color w:val="000000"/>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asciiTheme="majorHAnsi" w:hAnsiTheme="majorHAnsi"/>
      <w:b w:val="false"/>
      <w:bCs w:val="false"/>
      <w:color w:themeColor="accent1" w:themeShade="bf" w:val="365F91"/>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style>
  <w:style w:type="paragraph" w:styleId="BlockQuotation" w:customStyle="1">
    <w:name w:val="Block Quotation"/>
    <w:basedOn w:val="Normal"/>
    <w:qFormat/>
    <w:pPr>
      <w:spacing w:before="0" w:after="283"/>
      <w:ind w:left="567" w:right="567"/>
    </w:pPr>
    <w:rPr/>
  </w:style>
  <w:style w:type="paragraph" w:styleId="Comment" w:customStyle="1">
    <w:name w:val="Comment"/>
    <w:basedOn w:val="Normal"/>
    <w:qFormat/>
    <w:pPr/>
    <w:rPr>
      <w:sz w:val="20"/>
      <w:szCs w:val="20"/>
    </w:rPr>
  </w:style>
  <w:style w:type="paragraph" w:styleId="Salutation">
    <w:name w:val="Salutation"/>
    <w:basedOn w:val="Normal"/>
    <w:pPr>
      <w:suppressLineNumbers/>
    </w:pPr>
    <w:rPr/>
  </w:style>
  <w:style w:type="paragraph" w:styleId="EndnoteText">
    <w:name w:val="endnote text"/>
    <w:basedOn w:val="Normal"/>
    <w:pPr>
      <w:suppressLineNumbers/>
      <w:ind w:hanging="340" w:left="340"/>
    </w:pPr>
    <w:rPr>
      <w:sz w:val="20"/>
      <w:szCs w:val="20"/>
    </w:rPr>
  </w:style>
  <w:style w:type="paragraph" w:styleId="FrameContents" w:customStyle="1">
    <w:name w:val="Frame Contents"/>
    <w:basedOn w:val="Normal"/>
    <w:qFormat/>
    <w:pPr/>
    <w:rPr/>
  </w:style>
  <w:style w:type="paragraph" w:styleId="SourceCode" w:customStyle="1">
    <w:name w:val="Source Code"/>
    <w:basedOn w:val="Normal"/>
    <w:link w:val="VerbatimChar"/>
    <w:qFormat/>
    <w:pPr>
      <w:shd w:val="clear" w:color="auto" w:fill="F1F3F5"/>
    </w:pPr>
    <w:rPr/>
  </w:style>
  <w:style w:type="paragraph" w:styleId="PreformattedText" w:customStyle="1">
    <w:name w:val="Preformatted Text"/>
    <w:basedOn w:val="Normal"/>
    <w:qFormat/>
    <w:pPr>
      <w:spacing w:before="0" w:after="0"/>
    </w:pPr>
    <w:rPr>
      <w:rFonts w:ascii="Noto Sans Mono" w:hAnsi="Noto Sans Mono" w:eastAsia="Noto Sans Mono" w:cs="FreeSans"/>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CommentText">
    <w:name w:val="annotation text"/>
    <w:basedOn w:val="Normal"/>
    <w:link w:val="CommentTextChar"/>
    <w:semiHidden/>
    <w:unhideWhenUsed/>
    <w:rsid w:val="002346cc"/>
    <w:pPr/>
    <w:rPr>
      <w:sz w:val="20"/>
      <w:szCs w:val="20"/>
    </w:rPr>
  </w:style>
  <w:style w:type="paragraph" w:styleId="annotationsubject">
    <w:name w:val="annotation subject"/>
    <w:basedOn w:val="CommentText"/>
    <w:next w:val="CommentText"/>
    <w:link w:val="CommentSubjectChar"/>
    <w:semiHidden/>
    <w:unhideWhenUsed/>
    <w:qFormat/>
    <w:rsid w:val="002346cc"/>
    <w:pPr/>
    <w:rPr>
      <w:b/>
      <w:bCs/>
    </w:rPr>
  </w:style>
  <w:style w:type="paragraph" w:styleId="Revision">
    <w:name w:val="Revision"/>
    <w:semiHidden/>
    <w:qFormat/>
    <w:rsid w:val="00212318"/>
    <w:pPr>
      <w:widowControl/>
      <w:suppressAutoHyphens w:val="false"/>
      <w:bidi w:val="0"/>
      <w:spacing w:before="0" w:after="0"/>
      <w:jc w:val="left"/>
    </w:pPr>
    <w:rPr>
      <w:rFonts w:ascii="TeX Gyre Termes" w:hAnsi="TeX Gyre Termes" w:eastAsia="Cambria" w:cs="" w:cstheme="minorBidi"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093/nar/gkh340"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socialsciences.mcmaster.ca/jfox/Books/Companion/"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ardata-fr.github.io/flextable-book/" TargetMode="External"/><Relationship Id="rId28" Type="http://schemas.openxmlformats.org/officeDocument/2006/relationships/hyperlink" Target="https://doi.org/10.1093/aobpla/plw050" TargetMode="External"/><Relationship Id="rId29" Type="http://schemas.openxmlformats.org/officeDocument/2006/relationships/hyperlink" Target="https://doi.org/10.3390/genes9060309" TargetMode="External"/><Relationship Id="rId30" Type="http://schemas.openxmlformats.org/officeDocument/2006/relationships/hyperlink" Target="https://doi.org/10.1016/j.ppees.2007.01.001" TargetMode="External"/><Relationship Id="rId31" Type="http://schemas.openxmlformats.org/officeDocument/2006/relationships/hyperlink" Target="https://doi.org/10.1016/j.funeco.2013.12.005" TargetMode="External"/><Relationship Id="rId32" Type="http://schemas.openxmlformats.org/officeDocument/2006/relationships/hyperlink" Target="https://doi.org/10.1086/651300" TargetMode="External"/><Relationship Id="rId33" Type="http://schemas.openxmlformats.org/officeDocument/2006/relationships/hyperlink" Target="https://CRAN.R-project.org/package=huxtable" TargetMode="External"/><Relationship Id="rId34" Type="http://schemas.openxmlformats.org/officeDocument/2006/relationships/hyperlink" Target="https://rpkgs.datanovia.com/ggpubr/" TargetMode="External"/><Relationship Id="rId35" Type="http://schemas.openxmlformats.org/officeDocument/2006/relationships/hyperlink" Target="https://rpkgs.datanovia.com/rstatix/" TargetMode="External"/><Relationship Id="rId36" Type="http://schemas.openxmlformats.org/officeDocument/2006/relationships/hyperlink" Target="https://doi.org/10.1093/aob/mct036" TargetMode="External"/><Relationship Id="rId37" Type="http://schemas.openxmlformats.org/officeDocument/2006/relationships/hyperlink" Target="https://doi.org/10.1111/j.1469-8137.2012.04203.x" TargetMode="External"/><Relationship Id="rId38" Type="http://schemas.openxmlformats.org/officeDocument/2006/relationships/hyperlink" Target="https://doi.org/10.1073/pnas.0909820106" TargetMode="External"/><Relationship Id="rId39" Type="http://schemas.openxmlformats.org/officeDocument/2006/relationships/hyperlink" Target="https://doi.org/10.1098/rstb.2011.0248" TargetMode="External"/><Relationship Id="rId40" Type="http://schemas.openxmlformats.org/officeDocument/2006/relationships/hyperlink" Target="https://doi.org/10.1890/0012-9615(1999)069%5B0001:DBRATM%5D2.0.CO;2" TargetMode="External"/><Relationship Id="rId41" Type="http://schemas.openxmlformats.org/officeDocument/2006/relationships/hyperlink" Target="https://doi.org/10.1111/j.2041-210X.2010.00078.x" TargetMode="External"/><Relationship Id="rId42" Type="http://schemas.openxmlformats.org/officeDocument/2006/relationships/hyperlink" Target="https://doi.org/10.1111/mpp.13209" TargetMode="External"/><Relationship Id="rId43" Type="http://schemas.openxmlformats.org/officeDocument/2006/relationships/hyperlink" Target="https://doi.org/10.3114/sim.2010.66.01" TargetMode="External"/><Relationship Id="rId44" Type="http://schemas.openxmlformats.org/officeDocument/2006/relationships/hyperlink" Target="https://doi.org/10.1007/s00442-014-3177-2" TargetMode="External"/><Relationship Id="rId45" Type="http://schemas.openxmlformats.org/officeDocument/2006/relationships/hyperlink" Target="https://doi.org/10.1890/0012-9658(2001)082%5B0290:FMMTCD%5D2.0.CO;2" TargetMode="External"/><Relationship Id="rId46" Type="http://schemas.openxmlformats.org/officeDocument/2006/relationships/hyperlink" Target="https://doi.org/10.1016/j.tree.2006.02.002" TargetMode="External"/><Relationship Id="rId47" Type="http://schemas.openxmlformats.org/officeDocument/2006/relationships/hyperlink" Target="https://doi.org/10.1371/journal.pone.0061217" TargetMode="External"/><Relationship Id="rId48" Type="http://schemas.openxmlformats.org/officeDocument/2006/relationships/hyperlink" Target="https://doi.org/10.3389/fmicb.2014.00479" TargetMode="External"/><Relationship Id="rId49" Type="http://schemas.openxmlformats.org/officeDocument/2006/relationships/hyperlink" Target="https://doi.org/10.1016/j.biocontrol.2008.01.012" TargetMode="External"/><Relationship Id="rId50" Type="http://schemas.openxmlformats.org/officeDocument/2006/relationships/hyperlink" Target="https://doi.org/10.1093/molbev/msaa015" TargetMode="External"/><Relationship Id="rId51" Type="http://schemas.openxmlformats.org/officeDocument/2006/relationships/hyperlink" Target="https://CRAN.R-project.org/package=gtExtras" TargetMode="External"/><Relationship Id="rId52" Type="http://schemas.openxmlformats.org/officeDocument/2006/relationships/hyperlink" Target="https://doi.org/10.3389/fpls.2023.1169558" TargetMode="External"/><Relationship Id="rId53" Type="http://schemas.openxmlformats.org/officeDocument/2006/relationships/hyperlink" Target="https://doi.org/10.1038/s42003-021-01826-7" TargetMode="External"/><Relationship Id="rId54" Type="http://schemas.openxmlformats.org/officeDocument/2006/relationships/hyperlink" Target="https://github.com/vegandevs/vegan" TargetMode="External"/><Relationship Id="rId55" Type="http://schemas.openxmlformats.org/officeDocument/2006/relationships/hyperlink" Target="https://doi.org/10.1093/bioinformatics/bty633" TargetMode="External"/><Relationship Id="rId56" Type="http://schemas.openxmlformats.org/officeDocument/2006/relationships/hyperlink" Target="https://doi.org/10.1007/b98882" TargetMode="External"/><Relationship Id="rId57" Type="http://schemas.openxmlformats.org/officeDocument/2006/relationships/hyperlink" Target="https://CRAN.R-project.org/package=nlme" TargetMode="External"/><Relationship Id="rId58" Type="http://schemas.openxmlformats.org/officeDocument/2006/relationships/hyperlink" Target="https://doi.org/10.1890/0012-9658(2006)87%5B1733:LTAGPO%5D2.0.CO;2" TargetMode="External"/><Relationship Id="rId59" Type="http://schemas.openxmlformats.org/officeDocument/2006/relationships/hyperlink" Target="https://doi.org/10.1146/annurev-phyto-080508-081831" TargetMode="External"/><Relationship Id="rId60" Type="http://schemas.openxmlformats.org/officeDocument/2006/relationships/hyperlink" Target="https://www.R-project.org/" TargetMode="External"/><Relationship Id="rId61" Type="http://schemas.openxmlformats.org/officeDocument/2006/relationships/hyperlink" Target="https://doi.org/10.1098/rsos.160628" TargetMode="External"/><Relationship Id="rId62" Type="http://schemas.openxmlformats.org/officeDocument/2006/relationships/hyperlink" Target="https://doi.org/10.1111/j.1469-8137.2009.02773.x" TargetMode="External"/><Relationship Id="rId63" Type="http://schemas.openxmlformats.org/officeDocument/2006/relationships/hyperlink" Target="https://doi.org/10.7717/peerj.2584" TargetMode="External"/><Relationship Id="rId64" Type="http://schemas.openxmlformats.org/officeDocument/2006/relationships/hyperlink" Target="https://doi.org/10.3897/mycokeys.91.84896" TargetMode="External"/><Relationship Id="rId65" Type="http://schemas.openxmlformats.org/officeDocument/2006/relationships/hyperlink" Target="https://doi.org/10.1073/pnas.1706324114" TargetMode="External"/><Relationship Id="rId66" Type="http://schemas.openxmlformats.org/officeDocument/2006/relationships/hyperlink" Target="https://doi.org/10.1111/j.1752-4571.2010.00141.x" TargetMode="External"/><Relationship Id="rId67" Type="http://schemas.openxmlformats.org/officeDocument/2006/relationships/hyperlink" Target="https://doi.org/10.1038/nmeth.2089" TargetMode="External"/><Relationship Id="rId68" Type="http://schemas.openxmlformats.org/officeDocument/2006/relationships/hyperlink" Target="https://doi.org/10.1086/367580" TargetMode="External"/><Relationship Id="rId69" Type="http://schemas.openxmlformats.org/officeDocument/2006/relationships/hyperlink" Target="https://doi.org/lutzoni" TargetMode="External"/><Relationship Id="rId70" Type="http://schemas.openxmlformats.org/officeDocument/2006/relationships/hyperlink" Target="https://doi.org/10.1111/btp.12303" TargetMode="External"/><Relationship Id="rId71" Type="http://schemas.openxmlformats.org/officeDocument/2006/relationships/hyperlink" Target="https://doi.org/10.1007/978-3-319-24274-3_5" TargetMode="External"/><Relationship Id="rId72" Type="http://schemas.openxmlformats.org/officeDocument/2006/relationships/hyperlink" Target="https://doi.org/dx.doi.org/10.17504/protocols.io.fscbnaw" TargetMode="External"/><Relationship Id="rId73" Type="http://schemas.openxmlformats.org/officeDocument/2006/relationships/hyperlink" Target="https://doi.org/10.1038/s41559-019-0975-2" TargetMode="External"/><Relationship Id="rId74" Type="http://schemas.openxmlformats.org/officeDocument/2006/relationships/hyperlink" Target="https://doi.org/10.1186/s40168-017-0237-y" TargetMode="External"/><Relationship Id="rId75" Type="http://schemas.openxmlformats.org/officeDocument/2006/relationships/hyperlink" Target="https://CRAN.R-project.org/package=ggplot2" TargetMode="External"/><Relationship Id="rId76" Type="http://schemas.openxmlformats.org/officeDocument/2006/relationships/hyperlink" Target="https://doi.org/10.1111/j.1469-8137.2005.01349.x" TargetMode="External"/><Relationship Id="rId77" Type="http://schemas.openxmlformats.org/officeDocument/2006/relationships/hyperlink" Target="https://doi.org/10.1038/nature02403" TargetMode="External"/><Relationship Id="rId78" Type="http://schemas.openxmlformats.org/officeDocument/2006/relationships/image" Target="media/image1.png"/><Relationship Id="rId79" Type="http://schemas.openxmlformats.org/officeDocument/2006/relationships/image" Target="media/image2.png"/><Relationship Id="rId80" Type="http://schemas.openxmlformats.org/officeDocument/2006/relationships/image" Target="media/image3.png"/><Relationship Id="rId81" Type="http://schemas.openxmlformats.org/officeDocument/2006/relationships/image" Target="media/image4.png"/><Relationship Id="rId82" Type="http://schemas.openxmlformats.org/officeDocument/2006/relationships/image" Target="media/image5.png"/><Relationship Id="rId83" Type="http://schemas.openxmlformats.org/officeDocument/2006/relationships/comments" Target="comments.xml"/><Relationship Id="rId84" Type="http://schemas.microsoft.com/office/2011/relationships/commentsExtended" Target="commentsExtended.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68</TotalTime>
  <Application>LibreOffice/24.8.1.2$Linux_X86_64 LibreOffice_project/480$Build-2</Application>
  <AppVersion>15.0000</AppVersion>
  <Pages>56</Pages>
  <Words>11872</Words>
  <Characters>67397</Characters>
  <CharactersWithSpaces>79056</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2024-10-07T18:39:00Z</dcterms:created>
  <dc:creator>Bolívar Aponte Rolón1,✉, A. Elizabeth Arnold2, Mareli Sánchez Juliá1, and Sunshine A. Van Bael1,1</dc:creator>
  <dc:description/>
  <dc:language>en-US</dc:language>
  <cp:lastModifiedBy>Bolívar Aponte Rolón</cp:lastModifiedBy>
  <cp:lastPrinted>2024-04-17T11:25:00Z</cp:lastPrinted>
  <dcterms:modified xsi:type="dcterms:W3CDTF">2024-10-08T11:41:20Z</dcterms:modified>
  <cp:revision>12</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