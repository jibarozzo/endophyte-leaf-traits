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rPr/>
      </w:pPr>
      <w:del w:id="0" w:author="Bolívar Aponte Rolón" w:date="2024-09-05T16:35:00Z">
        <w:r>
          <w:rPr/>
          <w:delText xml:space="preserve">[Working title]: </w:delText>
        </w:r>
      </w:del>
      <w:r>
        <w:rPr/>
        <w:t xml:space="preserve">Evaluating </w:t>
      </w:r>
      <w:del w:id="1" w:author="Bolívar Aponte Rolón" w:date="2024-09-05T16:37:00Z">
        <w:r>
          <w:rPr/>
          <w:delText xml:space="preserve">the Role of </w:delText>
        </w:r>
      </w:del>
      <w:r>
        <w:rPr/>
        <w:t xml:space="preserve">Endophyte-Rich Leaves </w:t>
      </w:r>
      <w:ins w:id="2" w:author="Bolívar Aponte Rolón" w:date="2024-09-05T16:37:00Z">
        <w:r>
          <w:rPr/>
          <w:t xml:space="preserve">and Leaf Functional Traits’ Role </w:t>
        </w:r>
      </w:ins>
      <w:r>
        <w:rPr/>
        <w:t>in Protecting Tropical Trees Against a Generalist Herbivore and a Pathogen</w:t>
      </w:r>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del w:id="3" w:author="Bolívar Aponte Rolón" w:date="2024-08-19T15:47:00Z">
        <w:r>
          <w:rPr>
            <w:i/>
            <w:iCs/>
          </w:rPr>
          <w:delText>E-</w:delText>
        </w:r>
      </w:del>
      <w:ins w:id="4" w:author="Bolívar Aponte Rolón" w:date="2024-08-19T15:47:00Z">
        <w:r>
          <w:rPr>
            <w:i/>
            <w:iCs/>
          </w:rPr>
          <w:t>E-low</w:t>
        </w:r>
      </w:ins>
      <w:r>
        <w:rPr/>
        <w:t>) and high FEF load (</w:t>
      </w:r>
      <w:del w:id="5" w:author="Bolívar Aponte Rolón" w:date="2024-08-19T15:48:00Z">
        <w:r>
          <w:rPr>
            <w:i/>
            <w:iCs/>
          </w:rPr>
          <w:delText>E+</w:delText>
        </w:r>
      </w:del>
      <w:ins w:id="6" w:author="Bolívar Aponte Rolón" w:date="2024-08-19T15:48:00Z">
        <w:r>
          <w:rPr>
            <w:i/>
            <w:iCs/>
          </w:rPr>
          <w:t>E-high</w:t>
        </w:r>
      </w:ins>
      <w:r>
        <w:rPr/>
        <w:t xml:space="preserve">) treatment groups via culturing and culture-free amplicon sequencing. We then measured leaf removal by leaf-cutter ants and leaf necrosis due to a generalist fungal pathogen. Across the experiment, we observed greater herbivory in the </w:t>
      </w:r>
      <w:del w:id="7" w:author="Bolívar Aponte Rolón" w:date="2024-08-19T15:47:00Z">
        <w:r>
          <w:rPr>
            <w:i/>
            <w:iCs/>
          </w:rPr>
          <w:delText>E-</w:delText>
        </w:r>
      </w:del>
      <w:ins w:id="8" w:author="Bolívar Aponte Rolón" w:date="2024-08-19T15:47:00Z">
        <w:r>
          <w:rPr>
            <w:i/>
            <w:iCs/>
          </w:rPr>
          <w:t>E-low</w:t>
        </w:r>
      </w:ins>
      <w:r>
        <w:rPr/>
        <w:t xml:space="preserve"> treatment compared to the </w:t>
      </w:r>
      <w:del w:id="9" w:author="Bolívar Aponte Rolón" w:date="2024-08-19T15:48:00Z">
        <w:r>
          <w:rPr>
            <w:i/>
            <w:iCs/>
          </w:rPr>
          <w:delText>E+</w:delText>
        </w:r>
      </w:del>
      <w:ins w:id="10" w:author="Bolívar Aponte Rolón" w:date="2024-08-19T15:48:00Z">
        <w:r>
          <w:rPr>
            <w:i/>
            <w:iCs/>
          </w:rPr>
          <w:t>E-high</w:t>
        </w:r>
      </w:ins>
      <w:r>
        <w:rPr/>
        <w:t xml:space="preserve"> treatment, but no difference in pathogen damage. However, within </w:t>
      </w:r>
      <w:del w:id="11" w:author="Bolívar Aponte Rolón" w:date="2024-08-19T15:47:00Z">
        <w:r>
          <w:rPr>
            <w:i/>
            <w:iCs/>
          </w:rPr>
          <w:delText>E-</w:delText>
        </w:r>
      </w:del>
      <w:ins w:id="12" w:author="Bolívar Aponte Rolón" w:date="2024-08-19T15:47:00Z">
        <w:r>
          <w:rPr>
            <w:i/>
            <w:iCs/>
          </w:rPr>
          <w:t>E-low</w:t>
        </w:r>
      </w:ins>
      <w:r>
        <w:rPr/>
        <w:t xml:space="preserve"> and </w:t>
      </w:r>
      <w:del w:id="13" w:author="Bolívar Aponte Rolón" w:date="2024-08-19T15:48:00Z">
        <w:r>
          <w:rPr>
            <w:i/>
            <w:iCs/>
          </w:rPr>
          <w:delText>E+</w:delText>
        </w:r>
      </w:del>
      <w:ins w:id="14" w:author="Bolívar Aponte Rolón" w:date="2024-08-19T15:48:00Z">
        <w:r>
          <w:rPr>
            <w:i/>
            <w:iCs/>
          </w:rPr>
          <w:t>E-high</w:t>
        </w:r>
      </w:ins>
      <w:r>
        <w:rPr/>
        <w:t xml:space="preserve"> treatment groups, leaves exposed to pathogen had greater leaf damage than non-exposed leaves.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 xml:space="preserve">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w:t>
      </w:r>
      <w:del w:id="15" w:author="Bolívar Aponte Rolón" w:date="2024-08-19T15:53:00Z">
        <w:r>
          <w:rPr/>
          <w:delText xml:space="preserve">Leaf functional traits such as shape, leaf thickness, leaf strength, leaf mass per area (LMA), and </w:delText>
        </w:r>
      </w:del>
      <w:del w:id="16" w:author="Bolívar Aponte Rolón" w:date="2024-08-19T15:53:00Z">
        <w:r>
          <w:rPr>
            <w:shd w:fill="FFFF00" w:val="clear"/>
          </w:rPr>
          <w:delText xml:space="preserve">anthocyanins can confer plants with strategies to ward off  foliar herbivores and pathogens, which represent key selective evolutionary pressures </w:delText>
        </w:r>
      </w:del>
      <w:ins w:id="17" w:author="Bolívar Aponte Rolón" w:date="2024-08-19T15:53:00Z">
        <w:r>
          <w:rPr/>
          <w:t>Leaf functional traits within the leaf economic spectrum (LES) such as shape, leaf thickness, leaf strength, leaf mass per area (LMA), along with additional traits like anthocyanin levels, confer plants with strategies to ward off foliar herbivores and pathogens - key selective pressures in evolution</w:t>
        </w:r>
      </w:ins>
      <w:r>
        <w:rPr/>
        <w:t xml:space="preserve"> </w:t>
      </w:r>
      <w:r>
        <w:rPr>
          <w:color w:val="000000"/>
          <w:rPrChange w:id="0" w:author="Bolívar Aponte Rolón" w:date="2024-08-19T15:53:00Z"/>
        </w:rPr>
        <w:t>(J.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del w:id="19" w:author="Bolívar Aponte Rolón" w:date="2024-08-19T15:48:00Z">
        <w:r>
          <w:rPr>
            <w:i/>
            <w:iCs/>
          </w:rPr>
          <w:delText>E+</w:delText>
        </w:r>
      </w:del>
      <w:ins w:id="20" w:author="Bolívar Aponte Rolón" w:date="2024-08-19T15:48:00Z">
        <w:r>
          <w:rPr>
            <w:i/>
            <w:iCs/>
          </w:rPr>
          <w:t>E-high</w:t>
        </w:r>
      </w:ins>
      <w:r>
        <w:rPr/>
        <w:t xml:space="preserve">) and non-inoculated (low FEF load, </w:t>
      </w:r>
      <w:del w:id="21" w:author="Bolívar Aponte Rolón" w:date="2024-08-19T15:47:00Z">
        <w:r>
          <w:rPr>
            <w:i/>
            <w:iCs/>
          </w:rPr>
          <w:delText>E-</w:delText>
        </w:r>
      </w:del>
      <w:ins w:id="22" w:author="Bolívar Aponte Rolón" w:date="2024-08-19T15:47:00Z">
        <w:r>
          <w:rPr>
            <w:i/>
            <w:iCs/>
          </w:rPr>
          <w:t>E-low</w:t>
        </w:r>
      </w:ins>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del w:id="23" w:author="Bolívar Aponte Rolón" w:date="2024-08-19T15:48:00Z">
        <w:r>
          <w:rPr>
            <w:i/>
            <w:iCs/>
          </w:rPr>
          <w:delText>E+</w:delText>
        </w:r>
      </w:del>
      <w:ins w:id="24" w:author="Bolívar Aponte Rolón" w:date="2024-08-19T15:48:00Z">
        <w:r>
          <w:rPr>
            <w:i/>
            <w:iCs/>
          </w:rPr>
          <w:t>E-high</w:t>
        </w:r>
      </w:ins>
      <w:r>
        <w:rPr/>
        <w:t>) compared to their low FEF counterparts (</w:t>
      </w:r>
      <w:del w:id="25" w:author="Bolívar Aponte Rolón" w:date="2024-08-19T15:47:00Z">
        <w:r>
          <w:rPr>
            <w:i/>
            <w:iCs/>
          </w:rPr>
          <w:delText>E-</w:delText>
        </w:r>
      </w:del>
      <w:ins w:id="26" w:author="Bolívar Aponte Rolón" w:date="2024-08-19T15:47:00Z">
        <w:r>
          <w:rPr>
            <w:i/>
            <w:iCs/>
          </w:rPr>
          <w:t>E-low</w:t>
        </w:r>
      </w:ins>
      <w:r>
        <w:rPr/>
        <w:t xml:space="preserve">); 3) </w:t>
      </w:r>
      <w:del w:id="27" w:author="Bolívar Aponte Rolón" w:date="2024-09-24T16:50:19Z">
        <w:r>
          <w:rPr/>
          <w:delText>Conversely</w:delText>
        </w:r>
      </w:del>
      <w:ins w:id="28" w:author="Bolívar Aponte Rolón" w:date="2024-09-24T16:50:19Z">
        <w:r>
          <w:rPr/>
          <w:t>Lastly</w:t>
        </w:r>
      </w:ins>
      <w:r>
        <w:rPr/>
        <w:t>, tree species with leaf functional traits of the high side of the economic spectrum (e.g., greater leaf mass per area) treated with high FEF loads (</w:t>
      </w:r>
      <w:del w:id="29" w:author="Bolívar Aponte Rolón" w:date="2024-08-19T15:48:00Z">
        <w:r>
          <w:rPr>
            <w:i/>
            <w:iCs/>
          </w:rPr>
          <w:delText>E+</w:delText>
        </w:r>
      </w:del>
      <w:ins w:id="30" w:author="Bolívar Aponte Rolón" w:date="2024-08-19T15:48:00Z">
        <w:r>
          <w:rPr>
            <w:i/>
            <w:iCs/>
          </w:rPr>
          <w:t>E-high</w:t>
        </w:r>
      </w:ins>
      <w:r>
        <w:rPr/>
        <w:t>) would have no differences in herbivory and pathogen damage compared to their low FEF counterparts (</w:t>
      </w:r>
      <w:del w:id="31" w:author="Bolívar Aponte Rolón" w:date="2024-08-19T15:47:00Z">
        <w:r>
          <w:rPr>
            <w:i/>
            <w:iCs/>
          </w:rPr>
          <w:delText>E-</w:delText>
        </w:r>
      </w:del>
      <w:ins w:id="32" w:author="Bolívar Aponte Rolón" w:date="2024-08-19T15:47:00Z">
        <w:r>
          <w:rPr>
            <w:i/>
            <w:iCs/>
          </w:rPr>
          <w:t>E-low</w:t>
        </w:r>
      </w:ins>
      <w:r>
        <w:rPr/>
        <w:t xml:space="preserve">). </w:t>
      </w:r>
      <w:del w:id="33" w:author="Bolívar Aponte Rolón" w:date="2024-09-24T16:50:26Z">
        <w:r>
          <w:rPr/>
          <w:delText>Lastly, 4) we anticipated that leaves with leaf functional traits on the high end of the economic spectrum would experience less herbivory by leaf-cutter ants, but low FEF loads (</w:delText>
        </w:r>
      </w:del>
      <w:del w:id="34" w:author="Bolívar Aponte Rolón" w:date="2024-08-19T15:47:00Z">
        <w:r>
          <w:rPr>
            <w:i/>
            <w:iCs/>
          </w:rPr>
          <w:delText>E-</w:delText>
        </w:r>
      </w:del>
      <w:del w:id="35" w:author="Bolívar Aponte Rolón" w:date="2024-09-24T16:50:26Z">
        <w:r>
          <w:rPr/>
          <w:delText>) in them could increase allurement.</w:delText>
        </w:r>
      </w:del>
      <w:bookmarkEnd w:id="2"/>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All occur naturally at Barro Colorado Island (BCI) in central Panama (</w:t>
      </w:r>
      <w:del w:id="36" w:author="Bolívar Aponte Rolón" w:date="2024-09-24T16:52:24Z">
        <w:r>
          <w:rPr/>
          <w:delText>9°050N, 79°450W</w:delText>
        </w:r>
      </w:del>
      <w:ins w:id="37" w:author="Bolívar Aponte Rolón" w:date="2024-09-24T16:52:24Z">
        <w:r>
          <w:rPr/>
          <w:t>9.15 N, -79.85 W</w:t>
        </w:r>
      </w:ins>
      <w:r>
        <w:rPr/>
        <w:t xml:space="preserve">),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w:t>
      </w:r>
      <w:del w:id="38" w:author="Bolívar Aponte Rolón" w:date="2024-08-29T14:17:00Z">
        <w:r>
          <w:rPr/>
          <w:delText>Supplementary Materials</w:delText>
        </w:r>
      </w:del>
      <w:ins w:id="39" w:author="Bolívar Aponte Rolón" w:date="2024-08-29T14:17:00Z">
        <w:r>
          <w:rPr/>
          <w:t>Appendix S1</w:t>
        </w:r>
      </w:ins>
      <w:r>
        <w:rPr/>
        <w:t>). Seed germination and the subsequent experiment were carried out at the Santa Cruz Field Facility of the Smithsonian Tropical Research Institute in Gamboa, Panama (</w:t>
      </w:r>
      <w:del w:id="40" w:author="Bolívar Aponte Rolón" w:date="2024-09-24T16:51:57Z">
        <w:r>
          <w:rPr/>
          <w:delText>9°070N, 79°420W</w:delText>
        </w:r>
      </w:del>
      <w:ins w:id="41" w:author="Bolívar Aponte Rolón" w:date="2024-09-24T16:51:57Z">
        <w:r>
          <w:rPr/>
          <w:t xml:space="preserve">9.118611 N, -79.703182 W </w:t>
        </w:r>
      </w:ins>
      <w:r>
        <w:rPr/>
        <w:t xml:space="preserve">).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w:t>
      </w:r>
      <w:ins w:id="42" w:author="Bolívar Aponte Rolón" w:date="2024-08-19T15:50:00Z">
        <w:r>
          <w:rPr/>
          <w:t>i</w:t>
        </w:r>
      </w:ins>
      <w:r>
        <w:rPr/>
        <w:t>n plants that were not actively inoculated through our manipulations</w:t>
      </w:r>
      <w:ins w:id="43" w:author="Bolívar Aponte Rolón" w:date="2024-08-19T15:50:00Z">
        <w:r>
          <w:rPr/>
          <w:t xml:space="preserve"> </w:t>
        </w:r>
      </w:ins>
      <w:del w:id="44" w:author="Bolívar Aponte Rolón" w:date="2024-08-19T15:50:00Z">
        <w:r>
          <w:rPr/>
          <w:delText xml:space="preserve"> </w:delText>
        </w:r>
      </w:del>
      <w:r>
        <w:rPr/>
        <w:t xml:space="preserve">(see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w:t>
      </w:r>
      <w:del w:id="45" w:author="Bolívar Aponte Rolón" w:date="2024-08-29T14:17:00Z">
        <w:r>
          <w:rPr/>
          <w:delText>Supplementary Materials</w:delText>
        </w:r>
      </w:del>
      <w:ins w:id="46" w:author="Bolívar Aponte Rolón" w:date="2024-08-29T14:17:00Z">
        <w:r>
          <w:rPr/>
          <w:t>Appendix S1</w:t>
        </w:r>
      </w:ins>
      <w:r>
        <w:rPr/>
        <w:t xml:space="preserve">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del w:id="47" w:author="Bolívar Aponte Rolón" w:date="2024-08-19T15:48:00Z">
        <w:r>
          <w:rPr>
            <w:i/>
            <w:iCs/>
          </w:rPr>
          <w:delText>E+</w:delText>
        </w:r>
      </w:del>
      <w:ins w:id="48" w:author="Bolívar Aponte Rolón" w:date="2024-08-19T15:48:00Z">
        <w:r>
          <w:rPr>
            <w:i/>
            <w:iCs/>
          </w:rPr>
          <w:t>E-high</w:t>
        </w:r>
      </w:ins>
      <w:r>
        <w:rPr/>
        <w:t>) and 10 plants were kept inside the greenhouse enclosure to maintain a low FEF load (</w:t>
      </w:r>
      <w:del w:id="49" w:author="Bolívar Aponte Rolón" w:date="2024-08-19T15:47:00Z">
        <w:r>
          <w:rPr>
            <w:i/>
            <w:iCs/>
          </w:rPr>
          <w:delText>E-</w:delText>
        </w:r>
      </w:del>
      <w:ins w:id="50" w:author="Bolívar Aponte Rolón" w:date="2024-08-19T15:47:00Z">
        <w:r>
          <w:rPr>
            <w:i/>
            <w:iCs/>
          </w:rPr>
          <w:t>E-low</w:t>
        </w:r>
      </w:ins>
      <w:r>
        <w:rPr/>
        <w:t>). Plants exposed to spore fall were placed on a table near (~10 m) the forest edge at dusk (~</w:t>
      </w:r>
      <w:ins w:id="51" w:author="Bolívar Aponte Rolón" w:date="2024-09-05T12:38:00Z">
        <w:r>
          <w:rPr/>
          <w:t xml:space="preserve"> </w:t>
        </w:r>
      </w:ins>
      <w:r>
        <w:rPr/>
        <w:t>18:00 hours) and returned to the greenhouse at dawn (~</w:t>
      </w:r>
      <w:ins w:id="52" w:author="Bolívar Aponte Rolón" w:date="2024-09-05T12:38:00Z">
        <w:r>
          <w:rPr/>
          <w:t xml:space="preserve"> </w:t>
        </w:r>
      </w:ins>
      <w:r>
        <w:rPr/>
        <w:t xml:space="preserve">07:00 hours) (Bittleston et al., 2011). We sprayed the </w:t>
      </w:r>
      <w:del w:id="53" w:author="Bolívar Aponte Rolón" w:date="2024-08-19T15:48:00Z">
        <w:r>
          <w:rPr>
            <w:i/>
            <w:iCs/>
          </w:rPr>
          <w:delText>E+</w:delText>
        </w:r>
      </w:del>
      <w:ins w:id="54" w:author="Bolívar Aponte Rolón" w:date="2024-08-19T15:48:00Z">
        <w:r>
          <w:rPr>
            <w:i/>
            <w:iCs/>
          </w:rPr>
          <w:t>E-high</w:t>
        </w:r>
      </w:ins>
      <w:r>
        <w:rPr/>
        <w:t xml:space="preserve"> seedlings with water to simulate rain and to promote endophyte spore germination and infection of leaves. Low FEF plants (</w:t>
      </w:r>
      <w:del w:id="55" w:author="Bolívar Aponte Rolón" w:date="2024-08-19T15:47:00Z">
        <w:r>
          <w:rPr>
            <w:i/>
            <w:iCs/>
          </w:rPr>
          <w:delText>E-</w:delText>
        </w:r>
      </w:del>
      <w:ins w:id="56" w:author="Bolívar Aponte Rolón" w:date="2024-08-19T15:47:00Z">
        <w:r>
          <w:rPr>
            <w:i/>
            <w:iCs/>
          </w:rPr>
          <w:t>E-low</w:t>
        </w:r>
      </w:ins>
      <w:r>
        <w:rPr/>
        <w:t xml:space="preserve">) were watered only at the soil level and shuffled and moved inside the greenhouse to simulate similar treatment as </w:t>
      </w:r>
      <w:del w:id="57" w:author="Bolívar Aponte Rolón" w:date="2024-08-19T15:48:00Z">
        <w:r>
          <w:rPr>
            <w:i/>
            <w:iCs/>
          </w:rPr>
          <w:delText>E+</w:delText>
        </w:r>
      </w:del>
      <w:ins w:id="58" w:author="Bolívar Aponte Rolón" w:date="2024-08-19T15:48:00Z">
        <w:r>
          <w:rPr>
            <w:i/>
            <w:iCs/>
          </w:rPr>
          <w:t>E-high</w:t>
        </w:r>
      </w:ins>
      <w:r>
        <w:rPr/>
        <w:t xml:space="preserve"> seedlings, but without spore fall exposure.</w:t>
      </w:r>
      <w:bookmarkEnd w:id="5"/>
    </w:p>
    <w:p>
      <w:pPr>
        <w:pStyle w:val="Heading3"/>
        <w:rPr>
          <w:ins w:id="65" w:author="Bolívar Aponte Rolón" w:date="2024-08-19T16:16:00Z"/>
        </w:rPr>
      </w:pPr>
      <w:del w:id="59" w:author="Bolívar Aponte Rolón" w:date="2024-08-19T16:16:00Z">
        <w:r>
          <w:rPr/>
          <w:delText>4.0.3 Leaf trait measurements</w:delText>
        </w:r>
      </w:del>
      <w:ins w:id="60" w:author="Bolívar Aponte Rolón" w:date="2024-08-19T16:16:00Z">
        <w:bookmarkStart w:id="6" w:name="leaf-trait-measurements"/>
        <w:r>
          <w:rPr/>
          <w:t xml:space="preserve">4.0.3 Determining differences in LFTs between </w:t>
        </w:r>
      </w:ins>
      <w:ins w:id="61" w:author="Bolívar Aponte Rolón" w:date="2024-08-19T16:16:00Z">
        <w:r>
          <w:rPr>
            <w:i/>
            <w:iCs/>
          </w:rPr>
          <w:t>E-high</w:t>
        </w:r>
      </w:ins>
      <w:ins w:id="62" w:author="Bolívar Aponte Rolón" w:date="2024-08-19T16:16:00Z">
        <w:r>
          <w:rPr/>
          <w:t xml:space="preserve"> and </w:t>
        </w:r>
      </w:ins>
      <w:ins w:id="63" w:author="Bolívar Aponte Rolón" w:date="2024-08-19T16:16:00Z">
        <w:r>
          <w:rPr>
            <w:i/>
            <w:iCs/>
          </w:rPr>
          <w:t>E-low</w:t>
        </w:r>
      </w:ins>
      <w:ins w:id="64" w:author="Bolívar Aponte Rolón" w:date="2024-08-19T16:16:00Z">
        <w:r>
          <w:rPr/>
          <w:t xml:space="preserve"> treatments</w:t>
        </w:r>
      </w:ins>
    </w:p>
    <w:p>
      <w:pPr>
        <w:pStyle w:val="BodyText"/>
        <w:rPr/>
      </w:pPr>
      <w:ins w:id="66" w:author="Bolívar Aponte Rolón" w:date="2024-08-19T16:16:00Z">
        <w:r>
          <w:rPr/>
          <w:t>4.0.3.1 Leaf trait measurements</w:t>
        </w:r>
      </w:ins>
    </w:p>
    <w:p>
      <w:pPr>
        <w:pStyle w:val="FirstParagraph"/>
        <w:rPr/>
      </w:pPr>
      <w:r>
        <w:rPr/>
        <w:t>Three mature leaves were haphazardly collected 7 - 10 days after fungal inoculation from individuals in each treatment (</w:t>
      </w:r>
      <w:del w:id="67" w:author="Bolívar Aponte Rolón" w:date="2024-08-19T15:48:00Z">
        <w:r>
          <w:rPr>
            <w:i/>
            <w:iCs/>
          </w:rPr>
          <w:delText>E+</w:delText>
        </w:r>
      </w:del>
      <w:ins w:id="68" w:author="Bolívar Aponte Rolón" w:date="2024-08-19T15:48:00Z">
        <w:r>
          <w:rPr>
            <w:i/>
            <w:iCs/>
          </w:rPr>
          <w:t>E-high</w:t>
        </w:r>
      </w:ins>
      <w:r>
        <w:rPr/>
        <w:t xml:space="preserve">, </w:t>
      </w:r>
      <w:del w:id="69" w:author="Bolívar Aponte Rolón" w:date="2024-08-19T15:47:00Z">
        <w:r>
          <w:rPr>
            <w:i/>
            <w:iCs/>
          </w:rPr>
          <w:delText>E-</w:delText>
        </w:r>
      </w:del>
      <w:ins w:id="70" w:author="Bolívar Aponte Rolón" w:date="2024-08-19T15:47:00Z">
        <w:r>
          <w:rPr>
            <w:i/>
            <w:iCs/>
          </w:rPr>
          <w:t>E-low</w:t>
        </w:r>
      </w:ins>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w:t>
      </w:r>
      <w:del w:id="71" w:author="Bolívar Aponte Rolón" w:date="2024-08-19T15:54:00Z">
        <w:r>
          <w:rPr/>
          <w:delText xml:space="preserve">To account for leaf thickness, the ACM-200 calculates an anthocyanin content index (ACI) value from the ratio of % transmittance at 931 nm/% transmittance at 525 nm </w:delText>
        </w:r>
      </w:del>
      <w:ins w:id="72" w:author="Bolívar Aponte Rolón" w:date="2024-08-19T15:54:00Z">
        <w:r>
          <w:rPr/>
          <w:t>The ACM-200 takes into account leaf thickness when calculating an anthocyanin content index (ACI) value by computing the ratio of % transmittance at 931 nm/% transmittance at 525 nm</w:t>
        </w:r>
      </w:ins>
      <w:ins w:id="73" w:author="Van Bael, Sunshine A" w:date="2024-09-17T13:58:00Z">
        <w:r>
          <w:rPr/>
          <w:t xml:space="preserve"> </w:t>
        </w:r>
      </w:ins>
      <w:r>
        <w:rPr/>
        <w:t xml:space="preserve">(Tellez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 (see Supplementary material for details). Disk punches dried at 60 °C for 48-72 hours before being weighed for dry mass immediately.</w:t>
      </w:r>
      <w:bookmarkEnd w:id="6"/>
    </w:p>
    <w:p>
      <w:pPr>
        <w:pStyle w:val="Heading3"/>
        <w:rPr>
          <w:ins w:id="76" w:author="Bolívar Aponte Rolón" w:date="2024-08-19T16:16:00Z"/>
        </w:rPr>
      </w:pPr>
      <w:del w:id="74" w:author="Bolívar Aponte Rolón" w:date="2024-08-19T16:16:00Z">
        <w:r>
          <w:rPr/>
          <w:delText>4.0.4 Leaf tissue preparation for molecular work</w:delText>
        </w:r>
      </w:del>
      <w:ins w:id="75" w:author="Bolívar Aponte Rolón" w:date="2024-08-19T16:16:00Z">
        <w:bookmarkStart w:id="7" w:name="X3c7a37fa2f4886460c6eb6a1de1f042d286b507"/>
        <w:r>
          <w:rPr/>
          <w:t>4.0.4 Determining FEF abundance, richness, diversity and community composition</w:t>
        </w:r>
      </w:ins>
    </w:p>
    <w:p>
      <w:pPr>
        <w:pStyle w:val="BodyText"/>
        <w:rPr/>
      </w:pPr>
      <w:ins w:id="77" w:author="Bolívar Aponte Rolón" w:date="2024-08-19T16:16:00Z">
        <w:r>
          <w:rPr/>
          <w:t>4.0.4.1 Leaf tissue preparation for molecular work</w:t>
        </w:r>
      </w:ins>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del w:id="78" w:author="Bolívar Aponte Rolón" w:date="2024-08-19T15:47:00Z">
        <w:r>
          <w:rPr>
            <w:i/>
            <w:iCs/>
          </w:rPr>
          <w:delText>E-</w:delText>
        </w:r>
      </w:del>
      <w:ins w:id="79" w:author="Bolívar Aponte Rolón" w:date="2024-08-19T15:47:00Z">
        <w:r>
          <w:rPr>
            <w:i/>
            <w:iCs/>
          </w:rPr>
          <w:t>E-low</w:t>
        </w:r>
      </w:ins>
      <w:r>
        <w:rPr/>
        <w:t xml:space="preserve"> and </w:t>
      </w:r>
      <w:del w:id="80" w:author="Bolívar Aponte Rolón" w:date="2024-08-19T15:48:00Z">
        <w:r>
          <w:rPr>
            <w:i/>
            <w:iCs/>
          </w:rPr>
          <w:delText>E+</w:delText>
        </w:r>
      </w:del>
      <w:ins w:id="81" w:author="Bolívar Aponte Rolón" w:date="2024-08-19T15:48:00Z">
        <w:r>
          <w:rPr>
            <w:i/>
            <w:iCs/>
          </w:rPr>
          <w:t>E-high</w:t>
        </w:r>
      </w:ins>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4"/>
        <w:rPr/>
      </w:pPr>
      <w:bookmarkStart w:id="8" w:name="amplicon-sequencing"/>
      <w:r>
        <w:rPr/>
        <w:t>4.</w:t>
      </w:r>
      <w:ins w:id="82" w:author="Bolívar Aponte Rolón" w:date="2024-08-19T16:18:00Z">
        <w:r>
          <w:rPr/>
          <w:t>0.4.2</w:t>
        </w:r>
      </w:ins>
      <w:del w:id="83" w:author="Bolívar Aponte Rolón" w:date="2024-08-19T16:18:00Z">
        <w:r>
          <w:rPr/>
          <w:delText>1</w:delText>
        </w:r>
      </w:del>
      <w:r>
        <w:rPr/>
        <w:t xml:space="preserve">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4"/>
        <w:rPr/>
      </w:pPr>
      <w:bookmarkStart w:id="9" w:name="mock-communities"/>
      <w:r>
        <w:rPr/>
        <w:t>4.</w:t>
      </w:r>
      <w:ins w:id="84" w:author="Bolívar Aponte Rolón" w:date="2024-08-19T16:18:00Z">
        <w:r>
          <w:rPr/>
          <w:t>0.4.3</w:t>
        </w:r>
      </w:ins>
      <w:del w:id="85" w:author="Bolívar Aponte Rolón" w:date="2024-08-19T16:18:00Z">
        <w:r>
          <w:rPr/>
          <w:delText>1.1</w:delText>
        </w:r>
      </w:del>
      <w:r>
        <w:rPr/>
        <w:t xml:space="preserve">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w:t>
      </w:r>
      <w:del w:id="86" w:author="Bolívar Aponte Rolón" w:date="2024-09-05T10:40:00Z">
        <w:r>
          <w:rPr/>
          <w:delText>Fig.</w:delText>
        </w:r>
      </w:del>
      <w:ins w:id="87" w:author="Bolívar Aponte Rolón" w:date="2024-09-05T10:40:00Z">
        <w:r>
          <w:rPr/>
          <w:t>Figure</w:t>
        </w:r>
      </w:ins>
      <w:r>
        <w:rPr/>
        <w:t xml:space="preserve"> S9), and all major fungal lineages present in the mock community were detected (data not shown). Henceforth, we used read abundance as a relevant proxy for biological OTU abundance (U’Ren et al., 2019).</w:t>
      </w:r>
      <w:bookmarkEnd w:id="9"/>
    </w:p>
    <w:p>
      <w:pPr>
        <w:pStyle w:val="Heading4"/>
        <w:rPr/>
      </w:pPr>
      <w:bookmarkStart w:id="10" w:name="bioinformatic-analyses"/>
      <w:r>
        <w:rPr/>
        <w:t>4.</w:t>
      </w:r>
      <w:ins w:id="88" w:author="Bolívar Aponte Rolón" w:date="2024-08-19T16:19:00Z">
        <w:r>
          <w:rPr/>
          <w:t>0.4.4</w:t>
        </w:r>
      </w:ins>
      <w:ins w:id="89" w:author="Van Bael, Sunshine A" w:date="2024-09-17T13:59:00Z">
        <w:r>
          <w:rPr/>
          <w:t xml:space="preserve"> </w:t>
        </w:r>
      </w:ins>
      <w:del w:id="90" w:author="Bolívar Aponte Rolón" w:date="2024-08-19T16:19:00Z">
        <w:r>
          <w:rPr/>
          <w:delText xml:space="preserve">1.2 </w:delText>
        </w:r>
      </w:del>
      <w:r>
        <w:rPr/>
        <w:t>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del w:id="91" w:author="Bolívar Aponte Rolón" w:date="2024-08-19T15:47:00Z">
        <w:r>
          <w:rPr>
            <w:i/>
            <w:iCs/>
          </w:rPr>
          <w:delText>E-</w:delText>
        </w:r>
      </w:del>
      <w:ins w:id="92" w:author="Bolívar Aponte Rolón" w:date="2024-08-19T15:47:00Z">
        <w:r>
          <w:rPr>
            <w:i/>
            <w:iCs/>
          </w:rPr>
          <w:t>E-low</w:t>
        </w:r>
      </w:ins>
      <w:r>
        <w:rPr/>
        <w:t>) plants (</w:t>
      </w:r>
      <w:r>
        <w:rPr>
          <w:i/>
          <w:iCs/>
        </w:rPr>
        <w:t>n</w:t>
      </w:r>
      <w:r>
        <w:rPr/>
        <w:t>=78) and deemed them as artifacts resulting from greenhouse conditions. They were eliminated from treatment (</w:t>
      </w:r>
      <w:del w:id="93" w:author="Bolívar Aponte Rolón" w:date="2024-08-19T15:48:00Z">
        <w:r>
          <w:rPr>
            <w:i/>
            <w:iCs/>
          </w:rPr>
          <w:delText>E+</w:delText>
        </w:r>
      </w:del>
      <w:ins w:id="94" w:author="Bolívar Aponte Rolón" w:date="2024-08-19T15:48:00Z">
        <w:r>
          <w:rPr>
            <w:i/>
            <w:iCs/>
          </w:rPr>
          <w:t>E-high</w:t>
        </w:r>
      </w:ins>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w:t>
      </w:r>
      <w:ins w:id="95" w:author="Bolívar Aponte Rolón" w:date="2024-08-19T16:11:00Z">
        <w:r>
          <w:rPr/>
          <w:t xml:space="preserve">(v.1.48.0, </w:t>
        </w:r>
      </w:ins>
      <w:del w:id="96" w:author="Bolívar Aponte Rolón" w:date="2024-08-19T16:11:00Z">
        <w:r>
          <w:rPr/>
          <w:delText>(</w:delText>
        </w:r>
      </w:del>
      <w:r>
        <w:rPr/>
        <w:t>McMurdie &amp; Holmes, 2013) and custom scripts (see Supplementary Material).</w:t>
      </w:r>
      <w:bookmarkEnd w:id="10"/>
    </w:p>
    <w:p>
      <w:pPr>
        <w:pStyle w:val="Heading3"/>
        <w:rPr>
          <w:ins w:id="103" w:author="Bolívar Aponte Rolón" w:date="2024-08-19T16:19:00Z"/>
        </w:rPr>
      </w:pPr>
      <w:del w:id="97" w:author="Bolívar Aponte Rolón" w:date="2024-08-19T16:19:00Z">
        <w:r>
          <w:rPr/>
          <w:delText>4.1.3 Herbivore assays</w:delText>
        </w:r>
      </w:del>
      <w:ins w:id="98" w:author="Bolívar Aponte Rolón" w:date="2024-08-19T16:19:00Z">
        <w:bookmarkStart w:id="11" w:name="herbivore-assays"/>
        <w:r>
          <w:rPr/>
          <w:t xml:space="preserve">4.0.5.1 Determining herbivore and pathogen damage to </w:t>
        </w:r>
      </w:ins>
      <w:ins w:id="99" w:author="Bolívar Aponte Rolón" w:date="2024-08-19T16:19:00Z">
        <w:r>
          <w:rPr>
            <w:i/>
            <w:iCs/>
          </w:rPr>
          <w:t>E-high</w:t>
        </w:r>
      </w:ins>
      <w:ins w:id="100" w:author="Bolívar Aponte Rolón" w:date="2024-08-19T16:19:00Z">
        <w:r>
          <w:rPr/>
          <w:t xml:space="preserve"> and </w:t>
        </w:r>
      </w:ins>
      <w:ins w:id="101" w:author="Bolívar Aponte Rolón" w:date="2024-08-19T16:19:00Z">
        <w:r>
          <w:rPr>
            <w:i/>
            <w:iCs/>
          </w:rPr>
          <w:t>E-low</w:t>
        </w:r>
      </w:ins>
      <w:ins w:id="102" w:author="Bolívar Aponte Rolón" w:date="2024-08-19T16:19:00Z">
        <w:r>
          <w:rPr/>
          <w:t xml:space="preserve"> treatments</w:t>
        </w:r>
      </w:ins>
    </w:p>
    <w:p>
      <w:pPr>
        <w:pStyle w:val="BodyText"/>
        <w:rPr/>
      </w:pPr>
      <w:ins w:id="104" w:author="Bolívar Aponte Rolón" w:date="2024-08-19T16:19:00Z">
        <w:r>
          <w:rPr/>
          <w:t>4.0.5.1 Herbivore assays</w:t>
        </w:r>
      </w:ins>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del w:id="105" w:author="Bolívar Aponte Rolón" w:date="2024-08-19T15:48:00Z">
        <w:r>
          <w:rPr>
            <w:i/>
            <w:iCs/>
          </w:rPr>
          <w:delText>E+</w:delText>
        </w:r>
      </w:del>
      <w:ins w:id="106" w:author="Bolívar Aponte Rolón" w:date="2024-08-19T15:48:00Z">
        <w:r>
          <w:rPr>
            <w:i/>
            <w:iCs/>
          </w:rPr>
          <w:t>E-high</w:t>
        </w:r>
      </w:ins>
      <w:r>
        <w:rPr/>
        <w:t xml:space="preserve"> or an </w:t>
      </w:r>
      <w:del w:id="107" w:author="Bolívar Aponte Rolón" w:date="2024-08-19T15:47:00Z">
        <w:r>
          <w:rPr>
            <w:i/>
            <w:iCs/>
          </w:rPr>
          <w:delText>E-</w:delText>
        </w:r>
      </w:del>
      <w:ins w:id="108" w:author="Bolívar Aponte Rolón" w:date="2024-08-19T15:47:00Z">
        <w:r>
          <w:rPr>
            <w:i/>
            <w:iCs/>
          </w:rPr>
          <w:t>E-low</w:t>
        </w:r>
      </w:ins>
      <w:r>
        <w:rPr/>
        <w:t xml:space="preserve"> leaf on one disposable plastic plate next to an active nest trail. Carefully, we collected and placed debris from the trail leading up to the plate to encourage foraging in the plate. </w:t>
      </w:r>
      <w:del w:id="109" w:author="Bolívar Aponte Rolón" w:date="2024-08-19T15:55:00Z">
        <w:r>
          <w:rPr/>
          <w:delText>We initiated the ant assay as soon as one ant entered the plate and explored the leaf contents for at least 10-20 seconds. Every five minutes we took a digital photo of the choice arena until about 75% of the leaf content of one of the leaves was taken.</w:delText>
        </w:r>
      </w:del>
      <w:ins w:id="110" w:author="Bolívar Aponte Rolón" w:date="2024-08-19T15:55:00Z">
        <w:r>
          <w:rPr/>
          <w:t xml:space="preserv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w:t>
        </w:r>
      </w:ins>
      <w:r>
        <w:rPr/>
        <w:t xml:space="preserve"> We used the digital photo at time zero and at the end of trial to quantify the leaf area removed using ImageJ [v1.52r; Schneider et al. (2012)]. Ant recruitment was estimated by counting individuals in the choice arena throughout trial event.</w:t>
      </w:r>
      <w:bookmarkEnd w:id="11"/>
    </w:p>
    <w:p>
      <w:pPr>
        <w:pStyle w:val="Heading4"/>
        <w:rPr/>
      </w:pPr>
      <w:del w:id="111" w:author="Bolívar Aponte Rolón" w:date="2024-09-03T10:40:00Z">
        <w:r>
          <w:rPr/>
          <w:delText>4.1.4 Pathogen assays</w:delText>
        </w:r>
      </w:del>
      <w:bookmarkStart w:id="12" w:name="pathogen-assays"/>
      <w:r>
        <w:rPr/>
        <w:t>4.0.5.2 Pathogen assays</w:t>
      </w:r>
    </w:p>
    <w:p>
      <w:pPr>
        <w:pStyle w:val="FirstParagraph"/>
        <w:rPr/>
      </w:pPr>
      <w:ins w:id="112" w:author="Bolívar Aponte Rolón" w:date="2024-08-19T16:11:00Z">
        <w:r>
          <w:rPr/>
          <w:t xml:space="preserve">For the pathogen assays, we inoculated seedlings with </w:t>
        </w:r>
      </w:ins>
      <w:ins w:id="113" w:author="Bolívar Aponte Rolón" w:date="2024-08-19T16:11:00Z">
        <w:r>
          <w:rPr>
            <w:i/>
            <w:iCs/>
          </w:rPr>
          <w:t>Calonectria</w:t>
        </w:r>
      </w:ins>
      <w:ins w:id="114" w:author="Bolívar Aponte Rolón" w:date="2024-08-19T16:11:00Z">
        <w:r>
          <w:rPr/>
          <w:t xml:space="preserve"> sp. pathogen. </w:t>
        </w:r>
      </w:ins>
      <w:ins w:id="115" w:author="Bolívar Aponte Rolón" w:date="2024-08-19T16:11:00Z">
        <w:r>
          <w:rPr>
            <w:i/>
            <w:iCs/>
          </w:rPr>
          <w:t>Calonectria</w:t>
        </w:r>
      </w:ins>
      <w:ins w:id="116" w:author="Bolívar Aponte Rolón" w:date="2024-08-19T16:11:00Z">
        <w:r>
          <w:rPr/>
          <w:t xml:space="preserve"> is a widespread pathogen in tropical and temperate ecosystems (Crous et al., 2006; Li et al., 2022). Its distribution reflects trends in agriculture, forestry, and the ornamental plant trade (Li et al., 2022). In the tropics its effects are known as </w:t>
        </w:r>
      </w:ins>
      <w:ins w:id="117" w:author="Bolívar Aponte Rolón" w:date="2024-08-19T16:11:00Z">
        <w:r>
          <w:rPr>
            <w:i/>
            <w:iCs/>
          </w:rPr>
          <w:t>Calonectria</w:t>
        </w:r>
      </w:ins>
      <w:ins w:id="118" w:author="Bolívar Aponte Rolón" w:date="2024-08-19T16:11:00Z">
        <w:r>
          <w:rPr/>
          <w:t xml:space="preserve"> leaf blight (CLB) which has become a primary fungal disease in commercial tree plantations (Lombard et al. 2010; Sanchez-Gonzalez et al., 2022). </w:t>
        </w:r>
      </w:ins>
      <w:del w:id="119" w:author="Bolívar Aponte Rolón" w:date="2024-09-03T11:18:00Z">
        <w:r>
          <w:rPr/>
          <w:delText xml:space="preserve">we introduced an agar plug inoculated with hyphae of </w:delText>
        </w:r>
      </w:del>
      <w:del w:id="120" w:author="Bolívar Aponte Rolón" w:date="2024-09-03T11:18:00Z">
        <w:r>
          <w:rPr>
            <w:i/>
            <w:iCs/>
          </w:rPr>
          <w:delText>Calonectria</w:delText>
        </w:r>
      </w:del>
      <w:del w:id="121" w:author="Bolívar Aponte Rolón" w:date="2024-09-03T11:18:00Z">
        <w:r>
          <w:rPr/>
          <w:delText xml:space="preserve"> sp. (</w:delText>
        </w:r>
      </w:del>
      <w:del w:id="122" w:author="Bolívar Aponte Rolón" w:date="2024-09-03T11:18:00Z">
        <w:r>
          <w:rPr>
            <w:i/>
            <w:iCs/>
          </w:rPr>
          <w:delText>P+</w:delText>
        </w:r>
      </w:del>
      <w:del w:id="123" w:author="Bolívar Aponte Rolón" w:date="2024-09-03T11:18:00Z">
        <w:r>
          <w:rPr/>
          <w:delText xml:space="preserve"> treatment), and an agar plug without the pathogen (</w:delText>
        </w:r>
      </w:del>
      <w:del w:id="124" w:author="Bolívar Aponte Rolón" w:date="2024-09-03T11:18:00Z">
        <w:r>
          <w:rPr>
            <w:i/>
            <w:iCs/>
          </w:rPr>
          <w:delText>P-</w:delText>
        </w:r>
      </w:del>
      <w:del w:id="125" w:author="Bolívar Aponte Rolón" w:date="2024-09-03T11:18:00Z">
        <w:r>
          <w:rPr/>
          <w:delText xml:space="preserve"> control) to similarly aged/sized leaves that were still on plants (i.e., were not harvested) within 10-14 days after</w:delText>
        </w:r>
      </w:del>
      <w:del w:id="126" w:author="Bolívar Aponte Rolón" w:date="2024-09-03T10:42:00Z">
        <w:r>
          <w:rPr/>
          <w:delText xml:space="preserve"> endophyte</w:delText>
        </w:r>
      </w:del>
      <w:del w:id="127" w:author="Bolívar Aponte Rolón" w:date="2024-09-03T11:18:00Z">
        <w:r>
          <w:rPr/>
          <w:delText xml:space="preserve"> inoculations (Gilbert &amp; Webb, 2007). </w:delText>
        </w:r>
      </w:del>
      <w:ins w:id="128" w:author="Bolívar Aponte Rolón" w:date="2024-09-03T11:18:00Z">
        <w:r>
          <w:rPr/>
          <w:t xml:space="preserve">We prepared the pathogen inoculum following Gilbert &amp; Webb (2007) and Tellez et al. (2016).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 (Gilbert &amp; Webb 2007). Then we lightly punctured the leaf lamina with a sterile needle (95% EtOH and heat treated) and applied an agar plug inoculated with hyphae of </w:t>
        </w:r>
      </w:ins>
      <w:ins w:id="129" w:author="Bolívar Aponte Rolón" w:date="2024-09-03T11:18:00Z">
        <w:r>
          <w:rPr>
            <w:i/>
            <w:iCs/>
          </w:rPr>
          <w:t>Calonectria</w:t>
        </w:r>
      </w:ins>
      <w:ins w:id="130" w:author="Bolívar Aponte Rolón" w:date="2024-09-03T11:18:00Z">
        <w:r>
          <w:rPr/>
          <w:t xml:space="preserve"> sp. (</w:t>
        </w:r>
      </w:ins>
      <w:ins w:id="131" w:author="Bolívar Aponte Rolón" w:date="2024-09-03T11:18:00Z">
        <w:r>
          <w:rPr>
            <w:i/>
            <w:iCs/>
          </w:rPr>
          <w:t>P+</w:t>
        </w:r>
      </w:ins>
      <w:ins w:id="132" w:author="Bolívar Aponte Rolón" w:date="2024-09-03T11:18:00Z">
        <w:r>
          <w:rPr/>
          <w:t xml:space="preserve"> treatment), and in a separate leaf, an agar plug without the pathogen (</w:t>
        </w:r>
      </w:ins>
      <w:ins w:id="133" w:author="Bolívar Aponte Rolón" w:date="2024-09-03T11:18:00Z">
        <w:r>
          <w:rPr>
            <w:i/>
            <w:iCs/>
          </w:rPr>
          <w:t>P-</w:t>
        </w:r>
      </w:ins>
      <w:ins w:id="134" w:author="Bolívar Aponte Rolón" w:date="2024-09-03T11:18:00Z">
        <w:r>
          <w:rPr/>
          <w:t xml:space="preserve"> control). Agar plugs were held in place with sterile metal double prong curl clips (Sally Beauty LLC., Denton, Texas, USA. Item number: SBS-292507). </w:t>
        </w:r>
      </w:ins>
      <w:r>
        <w:rPr/>
        <w:t xml:space="preserve">Leaves with the </w:t>
      </w:r>
      <w:r>
        <w:rPr>
          <w:i/>
          <w:iCs/>
        </w:rPr>
        <w:t>P+</w:t>
      </w:r>
      <w:r>
        <w:rPr/>
        <w:t xml:space="preserve"> or </w:t>
      </w:r>
      <w:r>
        <w:rPr>
          <w:i/>
          <w:iCs/>
        </w:rPr>
        <w:t>P-</w:t>
      </w:r>
      <w:r>
        <w:rPr/>
        <w:t xml:space="preserve"> treatment</w:t>
      </w:r>
      <w:ins w:id="135" w:author="Bolívar Aponte Rolón" w:date="2024-09-03T11:23:00Z">
        <w:r>
          <w:rPr/>
          <w:t>s</w:t>
        </w:r>
      </w:ins>
      <w:r>
        <w:rPr/>
        <w:t xml:space="preserve"> were misted with sterile water two times a day (morning and afternoon) to maintain moisture. After four days, we removed the plugs and took digital photos to analyze leaf area damage using ImageJ [v1.52r; Schneider et al. (2012)].</w:t>
      </w:r>
      <w:bookmarkEnd w:id="12"/>
    </w:p>
    <w:p>
      <w:pPr>
        <w:pStyle w:val="Heading3"/>
        <w:rPr/>
      </w:pPr>
      <w:r>
        <w:rPr/>
        <w:t>4.</w:t>
      </w:r>
      <w:del w:id="136" w:author="Bolívar Aponte Rolón" w:date="2024-08-19T16:20:00Z">
        <w:r>
          <w:rPr/>
          <w:delText>1.5</w:delText>
        </w:r>
      </w:del>
      <w:ins w:id="137" w:author="Bolívar Aponte Rolón" w:date="2024-08-19T16:20:00Z">
        <w:r>
          <w:rPr/>
          <w:t>0.6</w:t>
        </w:r>
      </w:ins>
      <w:r>
        <w:rPr/>
        <w:t xml:space="preserve"> Replication Statement</w:t>
      </w:r>
    </w:p>
    <w:tbl>
      <w:tblPr>
        <w:tblStyle w:val="Table"/>
        <w:tblW w:w="9504" w:type="dxa"/>
        <w:jc w:val="center"/>
        <w:tblInd w:w="0" w:type="dxa"/>
        <w:tblLayout w:type="fixed"/>
        <w:tblCellMar>
          <w:top w:w="0" w:type="dxa"/>
          <w:left w:w="0" w:type="dxa"/>
          <w:bottom w:w="0" w:type="dxa"/>
          <w:right w:w="0" w:type="dxa"/>
        </w:tblCellMar>
        <w:tblLook w:val="0420" w:noHBand="0" w:noVBand="1" w:firstColumn="0" w:lastRow="0" w:lastColumn="0" w:firstRow="1"/>
      </w:tblPr>
      <w:tblGrid>
        <w:gridCol w:w="3168"/>
        <w:gridCol w:w="3168"/>
        <w:gridCol w:w="3168"/>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right="80"/>
              <w:jc w:val="center"/>
              <w:rPr>
                <w:rFonts w:eastAsia="Cambria" w:cs=""/>
                <w:kern w:val="0"/>
                <w:sz w:val="24"/>
                <w:szCs w:val="24"/>
                <w:lang w:val="en-US" w:eastAsia="en-US" w:bidi="ar-SA"/>
              </w:rPr>
            </w:pPr>
            <w:r>
              <w:rPr>
                <w:rFonts w:eastAsia="TeX Gyre Termes" w:cs="TeX Gyre Termes"/>
                <w:b/>
                <w:color w:val="000000"/>
                <w:kern w:val="0"/>
                <w:sz w:val="22"/>
                <w:szCs w:val="22"/>
                <w:lang w:val="en-US" w:eastAsia="en-US" w:bidi="ar-SA"/>
              </w:rPr>
              <w:t>Scale of inference</w:t>
            </w:r>
          </w:p>
        </w:tc>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left="80" w:right="80"/>
              <w:jc w:val="center"/>
              <w:rPr>
                <w:rFonts w:eastAsia="Cambria" w:cs=""/>
                <w:kern w:val="0"/>
                <w:sz w:val="24"/>
                <w:szCs w:val="24"/>
                <w:lang w:val="en-US" w:eastAsia="en-US" w:bidi="ar-SA"/>
              </w:rPr>
            </w:pPr>
            <w:r>
              <w:rPr>
                <w:rFonts w:eastAsia="TeX Gyre Termes" w:cs="TeX Gyre Termes"/>
                <w:b/>
                <w:color w:val="000000"/>
                <w:kern w:val="0"/>
                <w:sz w:val="22"/>
                <w:szCs w:val="22"/>
                <w:lang w:val="en-US" w:eastAsia="en-US" w:bidi="ar-SA"/>
              </w:rPr>
              <w:t>Scale at which the factor of interest is applied</w:t>
            </w:r>
          </w:p>
        </w:tc>
        <w:tc>
          <w:tcPr>
            <w:tcW w:w="3168" w:type="dxa"/>
            <w:tcBorders>
              <w:top w:val="single" w:sz="16" w:space="0" w:color="000000"/>
              <w:bottom w:val="single" w:sz="2" w:space="0" w:color="000000"/>
            </w:tcBorders>
            <w:shd w:color="auto" w:fill="FFFFFF" w:val="clear"/>
            <w:vAlign w:val="bottom"/>
          </w:tcPr>
          <w:p>
            <w:pPr>
              <w:pStyle w:val="Normal"/>
              <w:widowControl/>
              <w:suppressAutoHyphens w:val="true"/>
              <w:spacing w:lineRule="exact" w:line="240" w:before="0" w:after="80"/>
              <w:ind w:left="80"/>
              <w:jc w:val="center"/>
              <w:rPr>
                <w:rFonts w:eastAsia="Cambria" w:cs=""/>
                <w:kern w:val="0"/>
                <w:sz w:val="24"/>
                <w:szCs w:val="24"/>
                <w:lang w:val="en-US" w:eastAsia="en-US" w:bidi="ar-SA"/>
              </w:rPr>
            </w:pPr>
            <w:r>
              <w:rPr>
                <w:rFonts w:eastAsia="TeX Gyre Termes" w:cs="TeX Gyre Termes"/>
                <w:b/>
                <w:color w:val="000000"/>
                <w:kern w:val="0"/>
                <w:sz w:val="22"/>
                <w:szCs w:val="22"/>
                <w:lang w:val="en-US" w:eastAsia="en-US" w:bidi="ar-SA"/>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widowControl/>
              <w:suppressAutoHyphens w:val="true"/>
              <w:spacing w:lineRule="exact" w:line="240" w:before="80" w:after="8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Leaf functional traits</w:t>
            </w:r>
            <w:ins w:id="138" w:author="Bolívar Aponte Rolón" w:date="2024-08-19T16:00:00Z">
              <w:r>
                <w:rPr>
                  <w:rFonts w:eastAsia="TeX Gyre Termes" w:cs="TeX Gyre Termes"/>
                  <w:color w:val="000000"/>
                  <w:kern w:val="0"/>
                  <w:sz w:val="22"/>
                  <w:szCs w:val="22"/>
                  <w:lang w:val="en-US" w:eastAsia="en-US" w:bidi="ar-SA"/>
                </w:rPr>
                <w:t xml:space="preserve"> (LFTs)</w:t>
              </w:r>
            </w:ins>
          </w:p>
        </w:tc>
        <w:tc>
          <w:tcPr>
            <w:tcW w:w="3168"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Host Species</w:t>
            </w:r>
          </w:p>
        </w:tc>
        <w:tc>
          <w:tcPr>
            <w:tcW w:w="3168" w:type="dxa"/>
            <w:tcBorders>
              <w:top w:val="single" w:sz="2" w:space="0" w:color="000000"/>
            </w:tcBorders>
            <w:shd w:color="auto" w:fill="FFFFFF" w:val="clear"/>
          </w:tcPr>
          <w:p>
            <w:pPr>
              <w:pStyle w:val="Normal"/>
              <w:widowControl/>
              <w:suppressAutoHyphens w:val="true"/>
              <w:spacing w:lineRule="exact" w:line="240" w:before="80" w:after="8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39" w:author="Bolívar Aponte Rolón" w:date="2024-08-19T15:47:00Z">
              <w:r>
                <w:rPr>
                  <w:rFonts w:eastAsia="TeX Gyre Termes" w:cs="TeX Gyre Termes"/>
                  <w:color w:val="000000"/>
                  <w:kern w:val="0"/>
                  <w:sz w:val="22"/>
                  <w:szCs w:val="22"/>
                  <w:lang w:val="en-US" w:eastAsia="en-US" w:bidi="ar-SA"/>
                </w:rPr>
                <w:delText>E-</w:delText>
              </w:r>
            </w:del>
            <w:ins w:id="140"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41" w:author="Bolívar Aponte Rolón" w:date="2024-08-19T15:48:00Z">
              <w:r>
                <w:rPr>
                  <w:rFonts w:eastAsia="TeX Gyre Termes" w:cs="TeX Gyre Termes"/>
                  <w:color w:val="000000"/>
                  <w:kern w:val="0"/>
                  <w:sz w:val="22"/>
                  <w:szCs w:val="22"/>
                  <w:lang w:val="en-US" w:eastAsia="en-US" w:bidi="ar-SA"/>
                </w:rPr>
                <w:delText>E+</w:delText>
              </w:r>
            </w:del>
            <w:ins w:id="142"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 Replicate leaves per plant = 3</w:t>
            </w:r>
          </w:p>
        </w:tc>
      </w:tr>
      <w:tr>
        <w:trPr>
          <w:trHeight w:val="360" w:hRule="atLeast"/>
        </w:trPr>
        <w:tc>
          <w:tcPr>
            <w:tcW w:w="3168" w:type="dxa"/>
            <w:tcBorders/>
            <w:shd w:color="auto" w:fill="FFFFFF" w:val="clear"/>
          </w:tcPr>
          <w:p>
            <w:pPr>
              <w:pStyle w:val="Normal"/>
              <w:widowControl/>
              <w:suppressAutoHyphens w:val="true"/>
              <w:spacing w:lineRule="exact" w:line="240" w:before="80" w:after="8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Genomic data</w:t>
            </w:r>
          </w:p>
        </w:tc>
        <w:tc>
          <w:tcPr>
            <w:tcW w:w="3168" w:type="dxa"/>
            <w:tcBorders/>
            <w:shd w:color="auto" w:fill="FFFFFF" w:val="clear"/>
          </w:tcPr>
          <w:p>
            <w:pPr>
              <w:pStyle w:val="Normal"/>
              <w:widowControl/>
              <w:suppressAutoHyphens w:val="true"/>
              <w:spacing w:lineRule="exact" w:line="240" w:before="80" w:after="8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Species (OTUs)</w:t>
            </w:r>
          </w:p>
        </w:tc>
        <w:tc>
          <w:tcPr>
            <w:tcW w:w="3168" w:type="dxa"/>
            <w:tcBorders/>
            <w:shd w:color="auto" w:fill="FFFFFF" w:val="clear"/>
          </w:tcPr>
          <w:p>
            <w:pPr>
              <w:pStyle w:val="Normal"/>
              <w:widowControl/>
              <w:suppressAutoHyphens w:val="true"/>
              <w:spacing w:lineRule="exact" w:line="240" w:before="80" w:after="8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43" w:author="Bolívar Aponte Rolón" w:date="2024-08-19T15:47:00Z">
              <w:r>
                <w:rPr>
                  <w:rFonts w:eastAsia="TeX Gyre Termes" w:cs="TeX Gyre Termes"/>
                  <w:color w:val="000000"/>
                  <w:kern w:val="0"/>
                  <w:sz w:val="22"/>
                  <w:szCs w:val="22"/>
                  <w:lang w:val="en-US" w:eastAsia="en-US" w:bidi="ar-SA"/>
                </w:rPr>
                <w:delText>E-</w:delText>
              </w:r>
            </w:del>
            <w:ins w:id="144"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45" w:author="Bolívar Aponte Rolón" w:date="2024-08-19T15:48:00Z">
              <w:r>
                <w:rPr>
                  <w:rFonts w:eastAsia="TeX Gyre Termes" w:cs="TeX Gyre Termes"/>
                  <w:color w:val="000000"/>
                  <w:kern w:val="0"/>
                  <w:sz w:val="22"/>
                  <w:szCs w:val="22"/>
                  <w:lang w:val="en-US" w:eastAsia="en-US" w:bidi="ar-SA"/>
                </w:rPr>
                <w:delText>E+</w:delText>
              </w:r>
            </w:del>
            <w:ins w:id="146"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w:t>
            </w:r>
          </w:p>
        </w:tc>
      </w:tr>
      <w:tr>
        <w:trPr>
          <w:trHeight w:val="360" w:hRule="atLeast"/>
        </w:trPr>
        <w:tc>
          <w:tcPr>
            <w:tcW w:w="3168" w:type="dxa"/>
            <w:tcBorders/>
            <w:shd w:color="auto" w:fill="FFFFFF" w:val="clear"/>
          </w:tcPr>
          <w:p>
            <w:pPr>
              <w:pStyle w:val="Normal"/>
              <w:widowControl/>
              <w:suppressAutoHyphens w:val="true"/>
              <w:spacing w:lineRule="exact" w:line="240" w:before="80" w:after="8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Herbivore assays</w:t>
            </w:r>
          </w:p>
        </w:tc>
        <w:tc>
          <w:tcPr>
            <w:tcW w:w="3168" w:type="dxa"/>
            <w:tcBorders/>
            <w:shd w:color="auto" w:fill="FFFFFF" w:val="clear"/>
          </w:tcPr>
          <w:p>
            <w:pPr>
              <w:pStyle w:val="Normal"/>
              <w:widowControl/>
              <w:suppressAutoHyphens w:val="true"/>
              <w:spacing w:lineRule="exact" w:line="240" w:before="80" w:after="8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Species/individual</w:t>
            </w:r>
          </w:p>
        </w:tc>
        <w:tc>
          <w:tcPr>
            <w:tcW w:w="3168" w:type="dxa"/>
            <w:tcBorders/>
            <w:shd w:color="auto" w:fill="FFFFFF" w:val="clear"/>
          </w:tcPr>
          <w:p>
            <w:pPr>
              <w:pStyle w:val="Normal"/>
              <w:widowControl/>
              <w:suppressAutoHyphens w:val="true"/>
              <w:spacing w:lineRule="exact" w:line="240" w:before="80" w:after="8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47" w:author="Bolívar Aponte Rolón" w:date="2024-08-19T15:47:00Z">
              <w:r>
                <w:rPr>
                  <w:rFonts w:eastAsia="TeX Gyre Termes" w:cs="TeX Gyre Termes"/>
                  <w:color w:val="000000"/>
                  <w:kern w:val="0"/>
                  <w:sz w:val="22"/>
                  <w:szCs w:val="22"/>
                  <w:lang w:val="en-US" w:eastAsia="en-US" w:bidi="ar-SA"/>
                </w:rPr>
                <w:delText>E-</w:delText>
              </w:r>
            </w:del>
            <w:ins w:id="148"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49" w:author="Bolívar Aponte Rolón" w:date="2024-08-19T15:48:00Z">
              <w:r>
                <w:rPr>
                  <w:rFonts w:eastAsia="TeX Gyre Termes" w:cs="TeX Gyre Termes"/>
                  <w:color w:val="000000"/>
                  <w:kern w:val="0"/>
                  <w:sz w:val="22"/>
                  <w:szCs w:val="22"/>
                  <w:lang w:val="en-US" w:eastAsia="en-US" w:bidi="ar-SA"/>
                </w:rPr>
                <w:delText>E+</w:delText>
              </w:r>
            </w:del>
            <w:ins w:id="150"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widowControl/>
              <w:suppressAutoHyphens w:val="true"/>
              <w:spacing w:lineRule="exact" w:line="240" w:before="80" w:after="0"/>
              <w:ind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Pathogen assays</w:t>
            </w:r>
          </w:p>
        </w:tc>
        <w:tc>
          <w:tcPr>
            <w:tcW w:w="3168" w:type="dxa"/>
            <w:tcBorders>
              <w:bottom w:val="single" w:sz="16" w:space="0" w:color="000000"/>
            </w:tcBorders>
            <w:shd w:color="auto" w:fill="FFFFFF" w:val="clear"/>
          </w:tcPr>
          <w:p>
            <w:pPr>
              <w:pStyle w:val="Normal"/>
              <w:widowControl/>
              <w:suppressAutoHyphens w:val="true"/>
              <w:spacing w:lineRule="exact" w:line="240" w:before="80" w:after="0"/>
              <w:ind w:left="80" w:righ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Species/individual</w:t>
            </w:r>
          </w:p>
        </w:tc>
        <w:tc>
          <w:tcPr>
            <w:tcW w:w="3168" w:type="dxa"/>
            <w:tcBorders>
              <w:bottom w:val="single" w:sz="16" w:space="0" w:color="000000"/>
            </w:tcBorders>
            <w:shd w:color="auto" w:fill="FFFFFF" w:val="clear"/>
          </w:tcPr>
          <w:p>
            <w:pPr>
              <w:pStyle w:val="Normal"/>
              <w:widowControl/>
              <w:suppressAutoHyphens w:val="true"/>
              <w:spacing w:lineRule="exact" w:line="240" w:before="80" w:after="0"/>
              <w:ind w:left="80"/>
              <w:jc w:val="center"/>
              <w:rPr>
                <w:rFonts w:eastAsia="Cambria" w:cs=""/>
                <w:kern w:val="0"/>
                <w:sz w:val="24"/>
                <w:szCs w:val="24"/>
                <w:lang w:val="en-US" w:eastAsia="en-US" w:bidi="ar-SA"/>
              </w:rPr>
            </w:pPr>
            <w:r>
              <w:rPr>
                <w:rFonts w:eastAsia="TeX Gyre Termes" w:cs="TeX Gyre Termes"/>
                <w:color w:val="000000"/>
                <w:kern w:val="0"/>
                <w:sz w:val="22"/>
                <w:szCs w:val="22"/>
                <w:lang w:val="en-US" w:eastAsia="en-US" w:bidi="ar-SA"/>
              </w:rPr>
              <w:t>Treatment = 2 (</w:t>
            </w:r>
            <w:del w:id="151" w:author="Bolívar Aponte Rolón" w:date="2024-08-19T15:47:00Z">
              <w:r>
                <w:rPr>
                  <w:rFonts w:eastAsia="TeX Gyre Termes" w:cs="TeX Gyre Termes"/>
                  <w:color w:val="000000"/>
                  <w:kern w:val="0"/>
                  <w:sz w:val="22"/>
                  <w:szCs w:val="22"/>
                  <w:lang w:val="en-US" w:eastAsia="en-US" w:bidi="ar-SA"/>
                </w:rPr>
                <w:delText>E-</w:delText>
              </w:r>
            </w:del>
            <w:ins w:id="152" w:author="Bolívar Aponte Rolón" w:date="2024-08-19T15:47:00Z">
              <w:r>
                <w:rPr>
                  <w:rFonts w:eastAsia="TeX Gyre Termes" w:cs="TeX Gyre Termes"/>
                  <w:color w:val="000000"/>
                  <w:kern w:val="0"/>
                  <w:sz w:val="22"/>
                  <w:szCs w:val="22"/>
                  <w:lang w:val="en-US" w:eastAsia="en-US" w:bidi="ar-SA"/>
                </w:rPr>
                <w:t>E-low</w:t>
              </w:r>
            </w:ins>
            <w:r>
              <w:rPr>
                <w:rFonts w:eastAsia="TeX Gyre Termes" w:cs="TeX Gyre Termes"/>
                <w:color w:val="000000"/>
                <w:kern w:val="0"/>
                <w:sz w:val="22"/>
                <w:szCs w:val="22"/>
                <w:lang w:val="en-US" w:eastAsia="en-US" w:bidi="ar-SA"/>
              </w:rPr>
              <w:t xml:space="preserve">, </w:t>
            </w:r>
            <w:del w:id="153" w:author="Bolívar Aponte Rolón" w:date="2024-08-19T15:48:00Z">
              <w:r>
                <w:rPr>
                  <w:rFonts w:eastAsia="TeX Gyre Termes" w:cs="TeX Gyre Termes"/>
                  <w:color w:val="000000"/>
                  <w:kern w:val="0"/>
                  <w:sz w:val="22"/>
                  <w:szCs w:val="22"/>
                  <w:lang w:val="en-US" w:eastAsia="en-US" w:bidi="ar-SA"/>
                </w:rPr>
                <w:delText>E+</w:delText>
              </w:r>
            </w:del>
            <w:ins w:id="154" w:author="Bolívar Aponte Rolón" w:date="2024-08-19T15:48:00Z">
              <w:r>
                <w:rPr>
                  <w:rFonts w:eastAsia="TeX Gyre Termes" w:cs="TeX Gyre Termes"/>
                  <w:color w:val="000000"/>
                  <w:kern w:val="0"/>
                  <w:sz w:val="22"/>
                  <w:szCs w:val="22"/>
                  <w:lang w:val="en-US" w:eastAsia="en-US" w:bidi="ar-SA"/>
                </w:rPr>
                <w:t>E-high</w:t>
              </w:r>
            </w:ins>
            <w:r>
              <w:rPr>
                <w:rFonts w:eastAsia="TeX Gyre Termes" w:cs="TeX Gyre Termes"/>
                <w:color w:val="000000"/>
                <w:kern w:val="0"/>
                <w:sz w:val="22"/>
                <w:szCs w:val="22"/>
                <w:lang w:val="en-US" w:eastAsia="en-US" w:bidi="ar-SA"/>
              </w:rPr>
              <w:t>), sub-treatment = 2 (control and pathogen) for pathogen trials, Tropical tree species = 7, Replicates per species = 5, Replicates per plant = 1</w:t>
            </w:r>
            <w:bookmarkStart w:id="13" w:name="replication-statement"/>
            <w:bookmarkEnd w:id="13"/>
          </w:p>
        </w:tc>
      </w:tr>
    </w:tbl>
    <w:p>
      <w:pPr>
        <w:pStyle w:val="Heading3"/>
        <w:rPr/>
      </w:pPr>
      <w:r>
        <w:rPr/>
        <w:t>4.</w:t>
      </w:r>
      <w:ins w:id="155" w:author="Bolívar Aponte Rolón" w:date="2024-08-19T16:20:00Z">
        <w:r>
          <w:rPr/>
          <w:t>0.7</w:t>
        </w:r>
      </w:ins>
      <w:del w:id="156" w:author="Bolívar Aponte Rolón" w:date="2024-08-19T16:20:00Z">
        <w:r>
          <w:rPr/>
          <w:delText>1.6</w:delText>
        </w:r>
      </w:del>
      <w:r>
        <w:rPr/>
        <w:t xml:space="preserve"> Statistical Analyses</w:t>
      </w:r>
    </w:p>
    <w:p>
      <w:pPr>
        <w:pStyle w:val="FirstParagraph"/>
        <w:rPr>
          <w:ins w:id="157" w:author="Bolívar Aponte Rolón" w:date="2024-08-19T16:20:00Z"/>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Heading4"/>
        <w:rPr/>
      </w:pPr>
      <w:ins w:id="158" w:author="Bolívar Aponte Rolón" w:date="2024-08-19T16:20:00Z">
        <w:r>
          <w:rPr/>
          <w:t xml:space="preserve">4.0.7.1 Comparison of LFTs and FEF between </w:t>
        </w:r>
      </w:ins>
      <w:ins w:id="159" w:author="Bolívar Aponte Rolón" w:date="2024-08-19T16:20:00Z">
        <w:r>
          <w:rPr>
            <w:iCs/>
          </w:rPr>
          <w:t>E-high</w:t>
        </w:r>
      </w:ins>
      <w:ins w:id="160" w:author="Bolívar Aponte Rolón" w:date="2024-08-19T16:20:00Z">
        <w:r>
          <w:rPr/>
          <w:t xml:space="preserve"> and </w:t>
        </w:r>
      </w:ins>
      <w:ins w:id="161" w:author="Bolívar Aponte Rolón" w:date="2024-08-19T16:20:00Z">
        <w:r>
          <w:rPr>
            <w:iCs/>
          </w:rPr>
          <w:t>E-low</w:t>
        </w:r>
      </w:ins>
      <w:ins w:id="162" w:author="Bolívar Aponte Rolón" w:date="2024-08-19T16:20:00Z">
        <w:r>
          <w:rPr/>
          <w:t xml:space="preserve"> treatments</w:t>
        </w:r>
      </w:ins>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Heading4"/>
        <w:rPr>
          <w:ins w:id="164" w:author="Bolívar Aponte Rolón" w:date="2024-08-19T16:20:00Z"/>
        </w:rPr>
      </w:pPr>
      <w:ins w:id="163" w:author="Bolívar Aponte Rolón" w:date="2024-08-19T16:20:00Z">
        <w:r>
          <w:rPr/>
          <w:t>4.0.7.2 FEF abundance, richness, diversity and community composition</w:t>
        </w:r>
      </w:ins>
    </w:p>
    <w:p>
      <w:pPr>
        <w:pStyle w:val="BodyText"/>
        <w:rPr>
          <w:ins w:id="165" w:author="Bolívar Aponte Rolón" w:date="2024-08-19T16:21:00Z"/>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Heading4"/>
        <w:rPr/>
      </w:pPr>
      <w:ins w:id="166" w:author="Bolívar Aponte Rolón" w:date="2024-08-19T16:21:00Z">
        <w:r>
          <w:rPr/>
          <w:t>4.0.7.3 Correlations between FEF and herbivory and pathogen damage</w:t>
        </w:r>
      </w:ins>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w:t>
      </w:r>
      <w:ins w:id="167" w:author="Bolívar Aponte Rolón" w:date="2024-09-03T13:25:00Z">
        <w:r>
          <w:rPr/>
          <w:t xml:space="preserve">v.1.7.14; </w:t>
        </w:r>
      </w:ins>
      <w:r>
        <w:rPr/>
        <w:t>De Cáceres &amp; Legendre, 2009)</w:t>
      </w:r>
      <w:ins w:id="168" w:author="Bolívar Aponte Rolón" w:date="2024-09-03T13:24:00Z">
        <w:r>
          <w:rPr/>
          <w:t>,</w:t>
        </w:r>
      </w:ins>
      <w:del w:id="169" w:author="Bolívar Aponte Rolón" w:date="2024-09-03T13:24:00Z">
        <w:r>
          <w:rPr/>
          <w:delText xml:space="preserve">. We calculated the point biserial correlation coefficient for each OTU at all tree species and treatment group combinations by applying the </w:delText>
        </w:r>
      </w:del>
      <w:del w:id="170" w:author="Bolívar Aponte Rolón" w:date="2024-09-03T13:24:00Z">
        <w:r>
          <w:rPr>
            <w:rStyle w:val="VerbatimChar"/>
          </w:rPr>
          <w:delText>multipatt</w:delText>
        </w:r>
      </w:del>
      <w:del w:id="171" w:author="Bolívar Aponte Rolón" w:date="2024-09-03T13:24:00Z">
        <w:r>
          <w:rPr/>
          <w:delText xml:space="preserve"> function with arguments </w:delText>
        </w:r>
      </w:del>
      <w:del w:id="172" w:author="Bolívar Aponte Rolón" w:date="2024-09-03T13:24:00Z">
        <w:r>
          <w:rPr>
            <w:rStyle w:val="VerbatimChar"/>
          </w:rPr>
          <w:delText>func</w:delText>
        </w:r>
      </w:del>
      <w:del w:id="173" w:author="Bolívar Aponte Rolón" w:date="2024-09-03T13:24:00Z">
        <w:r>
          <w:rPr/>
          <w:delText xml:space="preserve">= “r.g” and </w:delText>
        </w:r>
      </w:del>
      <w:del w:id="174" w:author="Bolívar Aponte Rolón" w:date="2024-09-03T13:24:00Z">
        <w:r>
          <w:rPr>
            <w:rStyle w:val="VerbatimChar"/>
          </w:rPr>
          <w:delText>control</w:delText>
        </w:r>
      </w:del>
      <w:del w:id="175" w:author="Bolívar Aponte Rolón" w:date="2024-09-03T13:24:00Z">
        <w:r>
          <w:rPr/>
          <w:delText xml:space="preserve"> = how(nperm=999) to our OTU abundance matrix</w:delText>
        </w:r>
      </w:del>
      <w:ins w:id="176" w:author="Bolívar Aponte Rolón" w:date="2024-09-03T13:24:00Z">
        <w:r>
          <w:rPr/>
          <w:t>which allowed us to determine correlation indices for each site group combination (host tre</w:t>
        </w:r>
      </w:ins>
      <w:ins w:id="177" w:author="Van Bael, Sunshine A" w:date="2024-09-17T15:35:00Z">
        <w:r>
          <w:rPr/>
          <w:t>e</w:t>
        </w:r>
      </w:ins>
      <w:ins w:id="178" w:author="Bolívar Aponte Rolón" w:date="2024-09-03T13:24:00Z">
        <w:del w:id="179" w:author="Van Bael, Sunshine A" w:date="2024-09-17T15:35:00Z">
          <w:r>
            <w:rPr/>
            <w:delText>ss</w:delText>
          </w:r>
        </w:del>
      </w:ins>
      <w:ins w:id="180" w:author="Bolívar Aponte Rolón" w:date="2024-09-03T13:24:00Z">
        <w:r>
          <w:rPr/>
          <w:t xml:space="preserve"> species and OTUs). We applied the `multipatt` function with arguments `func`= "r.g" and `control` = how(nperm=999) to our OTU abundance matrix to calculate the point biserial correlation coefficient for each OTU at all tree species and treatment group combinations </w:t>
        </w:r>
      </w:ins>
      <w:r>
        <w:rPr/>
        <w:t xml:space="preserve">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4" w:name="results"/>
      <w:bookmarkEnd w:id="14"/>
      <w:r>
        <w:rPr/>
        <w:t>5. Results</w:t>
      </w:r>
    </w:p>
    <w:p>
      <w:pPr>
        <w:pStyle w:val="FirstParagraph"/>
        <w:rPr/>
      </w:pPr>
      <w:r>
        <w:rPr/>
        <w:t xml:space="preserve">Inoculation of seedlings was successful. Seedlings exposed to forest spore fall (i.e., </w:t>
      </w:r>
      <w:del w:id="181" w:author="Bolívar Aponte Rolón" w:date="2024-08-19T15:48:00Z">
        <w:r>
          <w:rPr>
            <w:i/>
            <w:iCs/>
          </w:rPr>
          <w:delText>E+</w:delText>
        </w:r>
      </w:del>
      <w:ins w:id="182" w:author="Bolívar Aponte Rolón" w:date="2024-08-19T15:48:00Z">
        <w:r>
          <w:rPr>
            <w:i/>
            <w:iCs/>
          </w:rPr>
          <w:t>E-high</w:t>
        </w:r>
      </w:ins>
      <w:r>
        <w:rPr/>
        <w:t xml:space="preserve">) had a significantly higher proportion of leaf segments colonized by FEF across all species (data from cultures, </w:t>
      </w:r>
      <w:del w:id="183" w:author="Bolívar Aponte Rolón" w:date="2024-09-05T10:40:00Z">
        <w:r>
          <w:rPr/>
          <w:delText>Fig.</w:delText>
        </w:r>
      </w:del>
      <w:ins w:id="184" w:author="Bolívar Aponte Rolón" w:date="2024-09-05T10:40:00Z">
        <w:r>
          <w:rPr/>
          <w:t>Figure</w:t>
        </w:r>
      </w:ins>
      <w:r>
        <w:rPr/>
        <w:t xml:space="preserve"> S1). Similarly, molecular data set showed that seedlings with </w:t>
      </w:r>
      <w:del w:id="185" w:author="Bolívar Aponte Rolón" w:date="2024-08-19T15:48:00Z">
        <w:r>
          <w:rPr>
            <w:i/>
            <w:iCs/>
          </w:rPr>
          <w:delText>E+</w:delText>
        </w:r>
      </w:del>
      <w:ins w:id="186" w:author="Bolívar Aponte Rolón" w:date="2024-08-19T15:48:00Z">
        <w:r>
          <w:rPr>
            <w:i/>
            <w:iCs/>
          </w:rPr>
          <w:t>E-high</w:t>
        </w:r>
      </w:ins>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del w:id="187" w:author="Bolívar Aponte Rolón" w:date="2024-08-19T15:47:00Z">
        <w:r>
          <w:rPr>
            <w:i/>
            <w:iCs/>
          </w:rPr>
          <w:delText>E-</w:delText>
        </w:r>
      </w:del>
      <w:ins w:id="188" w:author="Bolívar Aponte Rolón" w:date="2024-08-19T15:47:00Z">
        <w:r>
          <w:rPr>
            <w:i/>
            <w:iCs/>
          </w:rPr>
          <w:t>E-low</w:t>
        </w:r>
      </w:ins>
      <w:r>
        <w:rPr/>
        <w:t xml:space="preserve"> treatment (</w:t>
      </w:r>
      <w:del w:id="189" w:author="Bolívar Aponte Rolón" w:date="2024-09-05T10:40:00Z">
        <w:r>
          <w:rPr/>
          <w:delText>Fig.</w:delText>
        </w:r>
      </w:del>
      <w:ins w:id="190" w:author="Bolívar Aponte Rolón" w:date="2024-09-05T10:40:00Z">
        <w:r>
          <w:rPr/>
          <w:t>Figure</w:t>
        </w:r>
      </w:ins>
      <w:r>
        <w:rPr/>
        <w:t xml:space="preserve"> 1a</w:t>
      </w:r>
      <w:ins w:id="191" w:author="Bolívar Aponte Rolón" w:date="2024-09-05T13:59:00Z">
        <w:r>
          <w:rPr/>
          <w:t xml:space="preserve">  and Table 1</w:t>
        </w:r>
      </w:ins>
      <w:r>
        <w:rPr/>
        <w:t>). Despite these significant differences, there was a high degree of variability in FEF relative abundance within each treatment type (</w:t>
      </w:r>
      <w:del w:id="192" w:author="Bolívar Aponte Rolón" w:date="2024-09-05T10:40:00Z">
        <w:r>
          <w:rPr/>
          <w:delText>Fig.</w:delText>
        </w:r>
      </w:del>
      <w:ins w:id="193" w:author="Bolívar Aponte Rolón" w:date="2024-09-05T10:40:00Z">
        <w:r>
          <w:rPr/>
          <w:t>Figure</w:t>
        </w:r>
      </w:ins>
      <w:r>
        <w:rPr/>
        <w:t xml:space="preserve"> 1</w:t>
      </w:r>
      <w:ins w:id="194" w:author="Bolívar Aponte Rolón" w:date="2024-09-05T13:59:00Z">
        <w:r>
          <w:rPr/>
          <w:t xml:space="preserve"> and Table 1</w:t>
        </w:r>
      </w:ins>
      <w:r>
        <w:rPr/>
        <w:t>).</w:t>
      </w:r>
    </w:p>
    <w:p>
      <w:pPr>
        <w:pStyle w:val="BodyText"/>
        <w:rPr/>
      </w:pPr>
      <w:r>
        <w:rPr/>
        <w:t xml:space="preserve">We observed general differences in leaf functional traits among species (Table </w:t>
      </w:r>
      <w:ins w:id="195" w:author="Bolívar Aponte Rolón" w:date="2024-09-05T14:00:00Z">
        <w:r>
          <w:rPr/>
          <w:t>2</w:t>
        </w:r>
      </w:ins>
      <w:del w:id="196" w:author="Bolívar Aponte Rolón" w:date="2024-09-05T14:00:00Z">
        <w:r>
          <w:rPr/>
          <w:delText>1</w:delText>
        </w:r>
      </w:del>
      <w:r>
        <w:rPr/>
        <w:t>). Anthocyanins (ACI) and leaf punch strength (LPS) did not differ between treatments (</w:t>
      </w:r>
      <w:del w:id="197" w:author="Bolívar Aponte Rolón" w:date="2024-08-19T15:47:00Z">
        <w:r>
          <w:rPr>
            <w:i/>
            <w:iCs/>
          </w:rPr>
          <w:delText>E-</w:delText>
        </w:r>
      </w:del>
      <w:ins w:id="198" w:author="Bolívar Aponte Rolón" w:date="2024-08-19T15:47:00Z">
        <w:r>
          <w:rPr>
            <w:i/>
            <w:iCs/>
          </w:rPr>
          <w:t>E-low</w:t>
        </w:r>
      </w:ins>
      <w:r>
        <w:rPr/>
        <w:t xml:space="preserve"> and </w:t>
      </w:r>
      <w:del w:id="199" w:author="Bolívar Aponte Rolón" w:date="2024-08-19T15:48:00Z">
        <w:r>
          <w:rPr>
            <w:i/>
            <w:iCs/>
          </w:rPr>
          <w:delText>E+</w:delText>
        </w:r>
      </w:del>
      <w:ins w:id="200" w:author="Bolívar Aponte Rolón" w:date="2024-08-19T15:48:00Z">
        <w:r>
          <w:rPr>
            <w:i/>
            <w:iCs/>
          </w:rPr>
          <w:t>E-high</w:t>
        </w:r>
      </w:ins>
      <w:r>
        <w:rPr/>
        <w:t>) when we combined all host species (</w:t>
      </w:r>
      <w:del w:id="201" w:author="Bolívar Aponte Rolón" w:date="2024-09-05T10:40:00Z">
        <w:r>
          <w:rPr/>
          <w:delText>Fig.</w:delText>
        </w:r>
      </w:del>
      <w:ins w:id="202" w:author="Bolívar Aponte Rolón" w:date="2024-09-05T10:40:00Z">
        <w:r>
          <w:rPr/>
          <w:t>Figure</w:t>
        </w:r>
      </w:ins>
      <w:r>
        <w:rPr/>
        <w:t xml:space="preserve"> S2a and </w:t>
      </w:r>
      <w:del w:id="203" w:author="Bolívar Aponte Rolón" w:date="2024-09-05T10:40:00Z">
        <w:r>
          <w:rPr/>
          <w:delText>Fig.</w:delText>
        </w:r>
      </w:del>
      <w:ins w:id="204" w:author="Bolívar Aponte Rolón" w:date="2024-09-05T10:40:00Z">
        <w:r>
          <w:rPr/>
          <w:t>Figure</w:t>
        </w:r>
      </w:ins>
      <w:r>
        <w:rPr/>
        <w:t xml:space="preserve"> S4a respectively). For LT and LMA we saw significant differences between </w:t>
      </w:r>
      <w:del w:id="205" w:author="Bolívar Aponte Rolón" w:date="2024-08-19T15:47:00Z">
        <w:r>
          <w:rPr>
            <w:i/>
            <w:iCs/>
          </w:rPr>
          <w:delText>E-</w:delText>
        </w:r>
      </w:del>
      <w:ins w:id="206" w:author="Bolívar Aponte Rolón" w:date="2024-08-19T15:47:00Z">
        <w:r>
          <w:rPr>
            <w:i/>
            <w:iCs/>
          </w:rPr>
          <w:t>E-low</w:t>
        </w:r>
      </w:ins>
      <w:r>
        <w:rPr/>
        <w:t xml:space="preserve"> and </w:t>
      </w:r>
      <w:del w:id="207" w:author="Bolívar Aponte Rolón" w:date="2024-08-19T15:48:00Z">
        <w:r>
          <w:rPr>
            <w:i/>
            <w:iCs/>
          </w:rPr>
          <w:delText>E+</w:delText>
        </w:r>
      </w:del>
      <w:ins w:id="208" w:author="Bolívar Aponte Rolón" w:date="2024-08-19T15:48:00Z">
        <w:r>
          <w:rPr>
            <w:i/>
            <w:iCs/>
          </w:rPr>
          <w:t>E-high</w:t>
        </w:r>
      </w:ins>
      <w:r>
        <w:rPr/>
        <w:t xml:space="preserve"> treatment groups when we combined all host species (Fig S3a and </w:t>
      </w:r>
      <w:del w:id="209" w:author="Bolívar Aponte Rolón" w:date="2024-09-05T10:40:00Z">
        <w:r>
          <w:rPr/>
          <w:delText>Fig.</w:delText>
        </w:r>
      </w:del>
      <w:ins w:id="210" w:author="Bolívar Aponte Rolón" w:date="2024-09-05T10:40:00Z">
        <w:r>
          <w:rPr/>
          <w:t>Figure</w:t>
        </w:r>
      </w:ins>
      <w:r>
        <w:rPr/>
        <w:t xml:space="preserve"> S5a, respectively). As predicted, we did observe lower herbivory in the </w:t>
      </w:r>
      <w:del w:id="211" w:author="Bolívar Aponte Rolón" w:date="2024-08-19T15:48:00Z">
        <w:r>
          <w:rPr>
            <w:i/>
            <w:iCs/>
          </w:rPr>
          <w:delText>E+</w:delText>
        </w:r>
      </w:del>
      <w:ins w:id="212" w:author="Bolívar Aponte Rolón" w:date="2024-08-19T15:48:00Z">
        <w:r>
          <w:rPr>
            <w:i/>
            <w:iCs/>
          </w:rPr>
          <w:t>E-high</w:t>
        </w:r>
      </w:ins>
      <w:r>
        <w:rPr/>
        <w:t xml:space="preserve"> treatment compared to the </w:t>
      </w:r>
      <w:del w:id="213" w:author="Bolívar Aponte Rolón" w:date="2024-08-19T15:47:00Z">
        <w:r>
          <w:rPr>
            <w:i/>
            <w:iCs/>
          </w:rPr>
          <w:delText>E-</w:delText>
        </w:r>
      </w:del>
      <w:ins w:id="214" w:author="Bolívar Aponte Rolón" w:date="2024-08-19T15:47:00Z">
        <w:r>
          <w:rPr>
            <w:i/>
            <w:iCs/>
          </w:rPr>
          <w:t>E-low</w:t>
        </w:r>
      </w:ins>
      <w:r>
        <w:rPr/>
        <w:t xml:space="preserve"> treatment when we combined all host species, </w:t>
      </w:r>
      <w:r>
        <w:rPr>
          <w:i/>
          <w:iCs/>
        </w:rPr>
        <w:t>t</w:t>
      </w:r>
      <w:r>
        <w:rPr/>
        <w:t xml:space="preserve">(34) = 2.23, </w:t>
      </w:r>
      <w:r>
        <w:rPr>
          <w:i/>
          <w:iCs/>
        </w:rPr>
        <w:t>p</w:t>
      </w:r>
      <w:r>
        <w:rPr/>
        <w:t xml:space="preserve"> = 0.033 (</w:t>
      </w:r>
      <w:del w:id="215" w:author="Bolívar Aponte Rolón" w:date="2024-09-05T10:40:00Z">
        <w:r>
          <w:rPr/>
          <w:delText>Fig.</w:delText>
        </w:r>
      </w:del>
      <w:ins w:id="216" w:author="Bolívar Aponte Rolón" w:date="2024-09-05T10:40:00Z">
        <w:r>
          <w:rPr/>
          <w:t>Figure</w:t>
        </w:r>
      </w:ins>
      <w:r>
        <w:rPr/>
        <w:t xml:space="preserve"> 2a). We did not observe differences in pathogen damage between </w:t>
      </w:r>
      <w:del w:id="217" w:author="Bolívar Aponte Rolón" w:date="2024-08-19T15:47:00Z">
        <w:r>
          <w:rPr>
            <w:i/>
            <w:iCs/>
          </w:rPr>
          <w:delText>E-</w:delText>
        </w:r>
      </w:del>
      <w:ins w:id="218" w:author="Bolívar Aponte Rolón" w:date="2024-08-19T15:47:00Z">
        <w:r>
          <w:rPr>
            <w:i/>
            <w:iCs/>
          </w:rPr>
          <w:t>E-low</w:t>
        </w:r>
      </w:ins>
      <w:r>
        <w:rPr/>
        <w:t xml:space="preserve"> and </w:t>
      </w:r>
      <w:del w:id="219" w:author="Bolívar Aponte Rolón" w:date="2024-08-19T15:48:00Z">
        <w:r>
          <w:rPr>
            <w:i/>
            <w:iCs/>
          </w:rPr>
          <w:delText>E+</w:delText>
        </w:r>
      </w:del>
      <w:ins w:id="220" w:author="Bolívar Aponte Rolón" w:date="2024-08-19T15:48:00Z">
        <w:r>
          <w:rPr>
            <w:i/>
            <w:iCs/>
          </w:rPr>
          <w:t>E-high</w:t>
        </w:r>
      </w:ins>
      <w:r>
        <w:rPr/>
        <w:t xml:space="preserve"> treatments when we combined all host species (</w:t>
      </w:r>
      <w:del w:id="221" w:author="Bolívar Aponte Rolón" w:date="2024-09-05T10:40:00Z">
        <w:r>
          <w:rPr/>
          <w:delText>Fig.</w:delText>
        </w:r>
      </w:del>
      <w:ins w:id="222" w:author="Bolívar Aponte Rolón" w:date="2024-09-05T10:40:00Z">
        <w:r>
          <w:rPr/>
          <w:t>Figure</w:t>
        </w:r>
      </w:ins>
      <w:r>
        <w:rPr/>
        <w:t xml:space="preserve"> 2b). However, within the </w:t>
      </w:r>
      <w:del w:id="223" w:author="Bolívar Aponte Rolón" w:date="2024-08-19T15:47:00Z">
        <w:r>
          <w:rPr>
            <w:i/>
            <w:iCs/>
          </w:rPr>
          <w:delText>E-</w:delText>
        </w:r>
      </w:del>
      <w:ins w:id="224" w:author="Bolívar Aponte Rolón" w:date="2024-08-19T15:47:00Z">
        <w:r>
          <w:rPr>
            <w:i/>
            <w:iCs/>
          </w:rPr>
          <w:t>E-low</w:t>
        </w:r>
      </w:ins>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w:t>
      </w:r>
      <w:del w:id="225" w:author="Bolívar Aponte Rolón" w:date="2024-09-05T10:40:00Z">
        <w:r>
          <w:rPr/>
          <w:delText>Fig.</w:delText>
        </w:r>
      </w:del>
      <w:ins w:id="226" w:author="Bolívar Aponte Rolón" w:date="2024-09-05T10:40:00Z">
        <w:r>
          <w:rPr/>
          <w:t>Figure</w:t>
        </w:r>
      </w:ins>
      <w:r>
        <w:rPr/>
        <w:t xml:space="preserve"> 2b). The same pattern arose for the </w:t>
      </w:r>
      <w:del w:id="227" w:author="Bolívar Aponte Rolón" w:date="2024-08-19T15:48:00Z">
        <w:r>
          <w:rPr>
            <w:i/>
            <w:iCs/>
          </w:rPr>
          <w:delText>E+</w:delText>
        </w:r>
      </w:del>
      <w:ins w:id="228" w:author="Bolívar Aponte Rolón" w:date="2024-08-19T15:48:00Z">
        <w:r>
          <w:rPr>
            <w:i/>
            <w:iCs/>
          </w:rPr>
          <w:t>E-high</w:t>
        </w:r>
      </w:ins>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w:t>
      </w:r>
      <w:del w:id="229" w:author="Bolívar Aponte Rolón" w:date="2024-09-05T10:40:00Z">
        <w:r>
          <w:rPr/>
          <w:delText>Fig.</w:delText>
        </w:r>
      </w:del>
      <w:ins w:id="230" w:author="Bolívar Aponte Rolón" w:date="2024-09-05T10:40:00Z">
        <w:r>
          <w:rPr/>
          <w:t>Figure</w:t>
        </w:r>
      </w:ins>
      <w:r>
        <w:rPr/>
        <w:t xml:space="preserve"> 2b). At the species level, herbivory and pathogen damage did not differ between treatment groups (</w:t>
      </w:r>
      <w:del w:id="231" w:author="Bolívar Aponte Rolón" w:date="2024-09-05T10:40:00Z">
        <w:r>
          <w:rPr/>
          <w:delText>Fig.</w:delText>
        </w:r>
      </w:del>
      <w:ins w:id="232" w:author="Bolívar Aponte Rolón" w:date="2024-09-05T10:40:00Z">
        <w:r>
          <w:rPr/>
          <w:t>Figure</w:t>
        </w:r>
      </w:ins>
      <w:r>
        <w:rPr/>
        <w:t xml:space="preserve"> S6a-S6b).</w:t>
      </w:r>
    </w:p>
    <w:p>
      <w:pPr>
        <w:pStyle w:val="BodyText"/>
        <w:rPr/>
      </w:pPr>
      <w:r>
        <w:rPr/>
        <w:t>All leaf functional traits are significantly correlated with FEF community composition (</w:t>
      </w:r>
      <w:del w:id="233" w:author="Bolívar Aponte Rolón" w:date="2024-09-05T10:40:00Z">
        <w:r>
          <w:rPr/>
          <w:delText>Fig.</w:delText>
        </w:r>
      </w:del>
      <w:ins w:id="234" w:author="Bolívar Aponte Rolón" w:date="2024-09-05T10:40:00Z">
        <w:r>
          <w:rPr/>
          <w:t>Figure</w:t>
        </w:r>
      </w:ins>
      <w:ins w:id="235" w:author="Bolívar Aponte Rolón" w:date="2024-09-03T12:51:00Z">
        <w:r>
          <w:rPr/>
          <w:t xml:space="preserve"> </w:t>
        </w:r>
      </w:ins>
      <w:r>
        <w:rPr/>
        <w:t>3</w:t>
      </w:r>
      <w:ins w:id="236" w:author="Bolívar Aponte Rolón" w:date="2024-09-03T12:51:00Z">
        <w:r>
          <w:rPr/>
          <w:t xml:space="preserve"> and Table 2</w:t>
        </w:r>
      </w:ins>
      <w:r>
        <w:rPr/>
        <w:t>).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w:t>
      </w:r>
      <w:del w:id="237" w:author="Bolívar Aponte Rolón" w:date="2024-09-05T10:40:00Z">
        <w:r>
          <w:rPr/>
          <w:delText>Fig.</w:delText>
        </w:r>
      </w:del>
      <w:ins w:id="238" w:author="Bolívar Aponte Rolón" w:date="2024-09-05T10:40:00Z">
        <w:r>
          <w:rPr/>
          <w:t>Figure</w:t>
        </w:r>
      </w:ins>
      <w:r>
        <w:rPr/>
        <w:t xml:space="preserve"> 3). We observed a high degree of overlap between FEF communities (</w:t>
      </w:r>
      <w:del w:id="239" w:author="Bolívar Aponte Rolón" w:date="2024-09-05T10:40:00Z">
        <w:r>
          <w:rPr/>
          <w:delText>Fig.</w:delText>
        </w:r>
      </w:del>
      <w:ins w:id="240" w:author="Bolívar Aponte Rolón" w:date="2024-09-05T10:40:00Z">
        <w:r>
          <w:rPr/>
          <w:t>Figure</w:t>
        </w:r>
      </w:ins>
      <w:r>
        <w:rPr/>
        <w:t xml:space="preserve"> 3), indicating that the communities are similar in composition across host species and treatment groups, at least at the degree of resolution provided by ITS data (</w:t>
      </w:r>
      <w:del w:id="241" w:author="Bolívar Aponte Rolón" w:date="2024-09-05T10:40:00Z">
        <w:r>
          <w:rPr/>
          <w:delText>Fig.</w:delText>
        </w:r>
      </w:del>
      <w:ins w:id="242" w:author="Bolívar Aponte Rolón" w:date="2024-09-05T10:40:00Z">
        <w:r>
          <w:rPr/>
          <w:t>Figure</w:t>
        </w:r>
      </w:ins>
      <w:r>
        <w:rPr/>
        <w:t xml:space="preserve"> 3). Nonetheless, we also observed tight clustering of FEF communities in </w:t>
      </w:r>
      <w:r>
        <w:rPr>
          <w:i/>
          <w:iCs/>
        </w:rPr>
        <w:t>C. cainito</w:t>
      </w:r>
      <w:r>
        <w:rPr/>
        <w:t xml:space="preserve"> and </w:t>
      </w:r>
      <w:r>
        <w:rPr>
          <w:i/>
          <w:iCs/>
        </w:rPr>
        <w:t>L. panamensis</w:t>
      </w:r>
      <w:r>
        <w:rPr/>
        <w:t>, emphasizing a distinct composition of FEF OTUs within the subspace of FEF identified. Other host species showed greater variation in FEF composition. Our PERMDISP analyses showed no significant differences in host species group dispersion (</w:t>
      </w:r>
      <w:r>
        <w:rPr>
          <w:i/>
          <w:iCs/>
        </w:rPr>
        <w:t>F</w:t>
      </w:r>
      <w:del w:id="243" w:author="Bolívar Aponte Rolón" w:date="2024-09-05T12:35:00Z">
        <w:r>
          <w:rPr>
            <w:i/>
            <w:iCs/>
          </w:rPr>
          <w:delText>~</w:delText>
        </w:r>
      </w:del>
      <w:r>
        <w:rPr>
          <w:color w:val="000000"/>
          <w:vertAlign w:val="subscript"/>
          <w:rPrChange w:id="0" w:author="Bolívar Aponte Rolón" w:date="2024-09-05T12:35:00Z"/>
        </w:rPr>
        <w:t>6, 149</w:t>
      </w:r>
      <w:del w:id="245" w:author="Bolívar Aponte Rolón" w:date="2024-09-05T12:35:00Z">
        <w:r>
          <w:rPr>
            <w:color w:val="000000"/>
            <w:vertAlign w:val="subscript"/>
          </w:rPr>
          <w:delText>~</w:delText>
        </w:r>
      </w:del>
      <w:r>
        <w:rPr/>
        <w:t xml:space="preserve"> = 0.717, </w:t>
      </w:r>
      <w:r>
        <w:rPr>
          <w:i/>
          <w:iCs/>
        </w:rPr>
        <w:t>p</w:t>
      </w:r>
      <w:r>
        <w:rPr/>
        <w:t xml:space="preserve"> &lt; .63), observed differences were to location. Unsurprisingly, the dispersion for </w:t>
      </w:r>
      <w:r>
        <w:rPr>
          <w:i/>
          <w:iCs/>
          <w:color w:val="000000"/>
        </w:rPr>
        <w:t>E-low</w:t>
      </w:r>
      <w:r>
        <w:rPr/>
        <w:t xml:space="preserve"> and </w:t>
      </w:r>
      <w:r>
        <w:rPr>
          <w:i/>
          <w:iCs/>
          <w:color w:val="000000"/>
        </w:rPr>
        <w:t>E-high</w:t>
      </w:r>
      <w:r>
        <w:rPr/>
        <w:t xml:space="preserve"> treatment groups was significantly different (</w:t>
      </w:r>
      <w:r>
        <w:rPr>
          <w:i/>
          <w:iCs/>
        </w:rPr>
        <w:t>F</w:t>
      </w:r>
      <w:del w:id="246" w:author="Bolívar Aponte Rolón" w:date="2024-09-05T12:35:00Z">
        <w:r>
          <w:rPr>
            <w:i/>
            <w:iCs/>
          </w:rPr>
          <w:delText>~</w:delText>
        </w:r>
      </w:del>
      <w:r>
        <w:rPr>
          <w:color w:val="000000"/>
          <w:vertAlign w:val="subscript"/>
          <w:rPrChange w:id="0" w:author="Bolívar Aponte Rolón" w:date="2024-09-05T12:35:00Z"/>
        </w:rPr>
        <w:t>1, 154</w:t>
      </w:r>
      <w:del w:id="248" w:author="Bolívar Aponte Rolón" w:date="2024-09-05T12:35:00Z">
        <w:r>
          <w:rPr>
            <w:color w:val="000000"/>
            <w:vertAlign w:val="subscript"/>
          </w:rPr>
          <w:delText>~</w:delText>
        </w:r>
      </w:del>
      <w:r>
        <w:rPr>
          <w:vertAlign w:val="subscript"/>
          <w:rPrChange w:id="0" w:author="Bolívar Aponte Rolón" w:date="2024-09-05T12:35:00Z"/>
        </w:rPr>
        <w:t xml:space="preserve"> </w:t>
      </w:r>
      <w:r>
        <w:rPr/>
        <w:t xml:space="preserve">= 5.09, </w:t>
      </w:r>
      <w:r>
        <w:rPr>
          <w:i/>
          <w:iCs/>
        </w:rPr>
        <w:t>p</w:t>
      </w:r>
      <w:r>
        <w:rPr/>
        <w:t xml:space="preserve"> = .03). The post Tukey tests revealed dispersion of host species were not significantly different at the α &lt; .05 level, while treatment group dispersions were.</w:t>
      </w:r>
    </w:p>
    <w:p>
      <w:pPr>
        <w:pStyle w:val="BodyText"/>
        <w:rPr/>
      </w:pPr>
      <w:del w:id="250" w:author="Bolívar Aponte Rolón" w:date="2024-08-19T16:24:00Z">
        <w:r>
          <w:rPr/>
          <w:delText>There was a core set of OTUs that significantly associated with host tree species or particular treatments. In summary, 72 out of 569 Ascomycota OTUs were significantly associated with all host tree species (Table S5).</w:delText>
        </w:r>
      </w:del>
      <w:ins w:id="251" w:author="Bolívar Aponte Rolón" w:date="2024-08-19T16:24:00Z">
        <w:r>
          <w:rPr/>
          <w:t>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w:t>
        </w:r>
      </w:ins>
      <w:r>
        <w:rPr/>
        <w:t xml:space="preserve"> Seedlings used in herbivory assays had 13 OTUs significantly associated with high herbivory damage (&gt;70%) and 3 and 1 OTUs significantly associated with medium (31-69%) and low (&lt;30%) herbivory damage, respectively, in </w:t>
      </w:r>
      <w:del w:id="252" w:author="Bolívar Aponte Rolón" w:date="2024-08-19T15:47:00Z">
        <w:r>
          <w:rPr>
            <w:i/>
            <w:iCs/>
          </w:rPr>
          <w:delText>E-</w:delText>
        </w:r>
      </w:del>
      <w:ins w:id="253" w:author="Bolívar Aponte Rolón" w:date="2024-08-19T15:47:00Z">
        <w:r>
          <w:rPr>
            <w:i/>
            <w:iCs/>
          </w:rPr>
          <w:t>E-low</w:t>
        </w:r>
      </w:ins>
      <w:r>
        <w:rPr/>
        <w:t xml:space="preserve"> and </w:t>
      </w:r>
      <w:del w:id="254" w:author="Bolívar Aponte Rolón" w:date="2024-08-19T15:48:00Z">
        <w:r>
          <w:rPr>
            <w:i/>
            <w:iCs/>
          </w:rPr>
          <w:delText>E+</w:delText>
        </w:r>
      </w:del>
      <w:ins w:id="255" w:author="Bolívar Aponte Rolón" w:date="2024-08-19T15:48:00Z">
        <w:r>
          <w:rPr>
            <w:i/>
            <w:iCs/>
          </w:rPr>
          <w:t>E-high</w:t>
        </w:r>
      </w:ins>
      <w:r>
        <w:rPr/>
        <w:t xml:space="preserve"> treatment groups (Table S6). We detected 11 OTUs significantly associated with seedlings that experienced high (&gt;30%) pathogen damage in </w:t>
      </w:r>
      <w:del w:id="256" w:author="Bolívar Aponte Rolón" w:date="2024-08-19T15:47:00Z">
        <w:r>
          <w:rPr>
            <w:i/>
            <w:iCs/>
          </w:rPr>
          <w:delText>E-</w:delText>
        </w:r>
      </w:del>
      <w:ins w:id="257" w:author="Bolívar Aponte Rolón" w:date="2024-08-19T15:47:00Z">
        <w:r>
          <w:rPr>
            <w:i/>
            <w:iCs/>
          </w:rPr>
          <w:t>E-low</w:t>
        </w:r>
      </w:ins>
      <w:r>
        <w:rPr/>
        <w:t xml:space="preserve"> and </w:t>
      </w:r>
      <w:del w:id="258" w:author="Bolívar Aponte Rolón" w:date="2024-08-19T15:48:00Z">
        <w:r>
          <w:rPr>
            <w:i/>
            <w:iCs/>
          </w:rPr>
          <w:delText>E+</w:delText>
        </w:r>
      </w:del>
      <w:ins w:id="259" w:author="Bolívar Aponte Rolón" w:date="2024-08-19T15:48:00Z">
        <w:r>
          <w:rPr>
            <w:i/>
            <w:iCs/>
          </w:rPr>
          <w:t>E-high</w:t>
        </w:r>
      </w:ins>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del w:id="260" w:author="Bolívar Aponte Rolón" w:date="2024-08-19T15:48:00Z">
        <w:r>
          <w:rPr>
            <w:i/>
            <w:iCs/>
          </w:rPr>
          <w:delText>E+</w:delText>
        </w:r>
      </w:del>
      <w:ins w:id="261" w:author="Bolívar Aponte Rolón" w:date="2024-08-19T15:48:00Z">
        <w:r>
          <w:rPr>
            <w:i/>
            <w:iCs/>
          </w:rPr>
          <w:t>E-high</w:t>
        </w:r>
      </w:ins>
      <w:r>
        <w:rPr/>
        <w:t xml:space="preserve"> treated (inoculated with forest spore fall) individuals used in our pathogen assays (Table S8).</w:t>
      </w:r>
    </w:p>
    <w:p>
      <w:pPr>
        <w:pStyle w:val="BodyText"/>
        <w:rPr/>
      </w:pPr>
      <w:r>
        <w:rPr/>
        <w:t>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w:t>
      </w:r>
      <w:del w:id="262" w:author="Bolívar Aponte Rolón" w:date="2024-09-05T10:40:00Z">
        <w:r>
          <w:rPr/>
          <w:delText>Fig.</w:delText>
        </w:r>
      </w:del>
      <w:ins w:id="263" w:author="Bolívar Aponte Rolón" w:date="2024-09-05T10:40:00Z">
        <w:r>
          <w:rPr/>
          <w:t>Figure</w:t>
        </w:r>
      </w:ins>
      <w:r>
        <w:rPr/>
        <w:t xml:space="preserve"> 4a). We observed that ACI, LPS and LMA loadings tracked along PC1 towards more negative values, showing correlation among these traits (</w:t>
      </w:r>
      <w:del w:id="264" w:author="Bolívar Aponte Rolón" w:date="2024-09-05T10:40:00Z">
        <w:r>
          <w:rPr/>
          <w:delText>Fig.</w:delText>
        </w:r>
      </w:del>
      <w:ins w:id="265" w:author="Bolívar Aponte Rolón" w:date="2024-09-05T10:40:00Z">
        <w:r>
          <w:rPr/>
          <w:t>Figure</w:t>
        </w:r>
      </w:ins>
      <w:r>
        <w:rPr/>
        <w:t xml:space="preserve"> 4a). Traits LT and LPS were orthogonal to each other (</w:t>
      </w:r>
      <w:del w:id="266" w:author="Bolívar Aponte Rolón" w:date="2024-09-05T10:40:00Z">
        <w:r>
          <w:rPr/>
          <w:delText>Fig.</w:delText>
        </w:r>
      </w:del>
      <w:ins w:id="267" w:author="Bolívar Aponte Rolón" w:date="2024-09-05T10:40:00Z">
        <w:r>
          <w:rPr/>
          <w:t>Figure</w:t>
        </w:r>
      </w:ins>
      <w:r>
        <w:rPr/>
        <w:t xml:space="preserve"> 4a), indicative of low correlation. We note distinct grouping of host species along PC1 towards negative values. We saw compact clustering of host species on opposite ends of PC2 (</w:t>
      </w:r>
      <w:del w:id="268" w:author="Bolívar Aponte Rolón" w:date="2024-09-05T10:40:00Z">
        <w:r>
          <w:rPr/>
          <w:delText>Fig.</w:delText>
        </w:r>
      </w:del>
      <w:ins w:id="269" w:author="Bolívar Aponte Rolón" w:date="2024-09-05T10:40:00Z">
        <w:r>
          <w:rPr/>
          <w:t>Figure</w:t>
        </w:r>
      </w:ins>
      <w:r>
        <w:rPr/>
        <w:t xml:space="preserve"> 4a). We note similar relationships between the leaf traits with respect to PC1 and PC2 in the subset of individual seedlings used for herbivory versus pathogen damage trials (</w:t>
      </w:r>
      <w:del w:id="270" w:author="Bolívar Aponte Rolón" w:date="2024-09-05T10:40:00Z">
        <w:r>
          <w:rPr/>
          <w:delText>Fig.</w:delText>
        </w:r>
      </w:del>
      <w:ins w:id="271" w:author="Bolívar Aponte Rolón" w:date="2024-09-05T10:40:00Z">
        <w:r>
          <w:rPr/>
          <w:t>Figure</w:t>
        </w:r>
      </w:ins>
      <w:r>
        <w:rPr/>
        <w:t xml:space="preserve"> 4b-c). The PCA of leaf traits from seedlings used in herbivory trials had a PC1 explaining 57.5% of the variance and a PC2 explaining 28% of the variance in the subset data (</w:t>
      </w:r>
      <w:del w:id="272" w:author="Bolívar Aponte Rolón" w:date="2024-09-05T10:40:00Z">
        <w:r>
          <w:rPr/>
          <w:delText>Fig.</w:delText>
        </w:r>
      </w:del>
      <w:ins w:id="273" w:author="Bolívar Aponte Rolón" w:date="2024-09-05T10:40:00Z">
        <w:r>
          <w:rPr/>
          <w:t>Figure</w:t>
        </w:r>
      </w:ins>
      <w:r>
        <w:rPr/>
        <w:t xml:space="preserve"> 4b). We saw an inversion of the LT loading in direction of positive values, as well as the same tree species clustered (i.e., </w:t>
      </w:r>
      <w:del w:id="274" w:author="Bolívar Aponte Rolón" w:date="2024-09-24T16:24:20Z">
        <w:r>
          <w:rPr>
            <w:i/>
            <w:iCs/>
          </w:rPr>
          <w:delText>Dypteryx</w:delText>
        </w:r>
      </w:del>
      <w:ins w:id="275" w:author="Bolívar Aponte Rolón" w:date="2024-09-24T16:24:20Z">
        <w:r>
          <w:rPr>
            <w:i/>
            <w:iCs/>
          </w:rPr>
          <w:t>Dipteryx</w:t>
        </w:r>
      </w:ins>
      <w:r>
        <w:rPr/>
        <w:t xml:space="preserve"> sp. and </w:t>
      </w:r>
      <w:r>
        <w:rPr>
          <w:i/>
          <w:iCs/>
        </w:rPr>
        <w:t>A. membranacea</w:t>
      </w:r>
      <w:r>
        <w:rPr/>
        <w:t>) along PC2 (</w:t>
      </w:r>
      <w:del w:id="276" w:author="Bolívar Aponte Rolón" w:date="2024-09-05T10:40:00Z">
        <w:r>
          <w:rPr/>
          <w:delText>Fig.</w:delText>
        </w:r>
      </w:del>
      <w:ins w:id="277" w:author="Bolívar Aponte Rolón" w:date="2024-09-05T10:40:00Z">
        <w:r>
          <w:rPr/>
          <w:t>Figure</w:t>
        </w:r>
      </w:ins>
      <w:r>
        <w:rPr/>
        <w:t xml:space="preserve"> 4b) with respect to </w:t>
      </w:r>
      <w:del w:id="278" w:author="Bolívar Aponte Rolón" w:date="2024-09-05T10:40:00Z">
        <w:r>
          <w:rPr/>
          <w:delText>Fig.</w:delText>
        </w:r>
      </w:del>
      <w:ins w:id="279" w:author="Bolívar Aponte Rolón" w:date="2024-09-05T10:40:00Z">
        <w:r>
          <w:rPr/>
          <w:t>Figure</w:t>
        </w:r>
      </w:ins>
      <w:r>
        <w:rPr/>
        <w:t xml:space="preserve"> 4a. The PCA of leaf traits from seedling used in pathogen damage trials had a PC1 explaining 64% of the variance and a PC2 explaining 25% of the variance in the subset data (</w:t>
      </w:r>
      <w:del w:id="280" w:author="Bolívar Aponte Rolón" w:date="2024-09-05T10:40:00Z">
        <w:r>
          <w:rPr/>
          <w:delText>Fig.</w:delText>
        </w:r>
      </w:del>
      <w:ins w:id="281" w:author="Bolívar Aponte Rolón" w:date="2024-09-05T10:40:00Z">
        <w:r>
          <w:rPr/>
          <w:t>Figure</w:t>
        </w:r>
      </w:ins>
      <w:r>
        <w:rPr/>
        <w:t xml:space="preserve"> 4c). We detected similar relationships among leaf traits and PC axes in the pathogen damage subset data (</w:t>
      </w:r>
      <w:del w:id="282" w:author="Bolívar Aponte Rolón" w:date="2024-09-05T10:40:00Z">
        <w:r>
          <w:rPr/>
          <w:delText>Fig.</w:delText>
        </w:r>
      </w:del>
      <w:ins w:id="283" w:author="Bolívar Aponte Rolón" w:date="2024-09-05T10:40:00Z">
        <w:r>
          <w:rPr/>
          <w:t>Figure</w:t>
        </w:r>
      </w:ins>
      <w:r>
        <w:rPr/>
        <w:t xml:space="preserve"> 4c) when compared to the complete data set (</w:t>
      </w:r>
      <w:del w:id="284" w:author="Bolívar Aponte Rolón" w:date="2024-09-05T10:40:00Z">
        <w:r>
          <w:rPr/>
          <w:delText>Fig.</w:delText>
        </w:r>
      </w:del>
      <w:ins w:id="285" w:author="Bolívar Aponte Rolón" w:date="2024-09-05T10:40:00Z">
        <w:r>
          <w:rPr/>
          <w:t>Figure</w:t>
        </w:r>
      </w:ins>
      <w:r>
        <w:rPr/>
        <w:t xml:space="preserve"> 4a).</w:t>
      </w:r>
    </w:p>
    <w:p>
      <w:pPr>
        <w:pStyle w:val="BodyText"/>
        <w:rPr>
          <w:ins w:id="309" w:author="Bolívar Aponte Rolón" w:date="2024-08-19T16:22:00Z"/>
        </w:rPr>
      </w:pPr>
      <w:r>
        <w:rPr/>
        <w:t>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w:t>
      </w:r>
      <w:del w:id="286" w:author="Bolívar Aponte Rolón" w:date="2024-09-05T10:40:00Z">
        <w:r>
          <w:rPr/>
          <w:delText>Fig.</w:delText>
        </w:r>
      </w:del>
      <w:ins w:id="287" w:author="Bolívar Aponte Rolón" w:date="2024-09-05T10:40:00Z">
        <w:r>
          <w:rPr/>
          <w:t>Figure</w:t>
        </w:r>
      </w:ins>
      <w:r>
        <w:rPr/>
        <w:t xml:space="preserve"> 5a; </w:t>
      </w:r>
      <w:r>
        <w:rPr>
          <w:i/>
          <w:iCs/>
        </w:rPr>
        <w:t>R</w:t>
      </w:r>
      <w:r>
        <w:rPr>
          <w:i/>
          <w:iCs/>
          <w:vertAlign w:val="superscript"/>
        </w:rPr>
        <w:t>2</w:t>
      </w:r>
      <w:r>
        <w:rPr>
          <w:i/>
          <w:iCs/>
          <w:vertAlign w:val="subscript"/>
        </w:rPr>
        <w:t>adj</w:t>
      </w:r>
      <w:r>
        <w:rPr/>
        <w:t xml:space="preserve"> = -0.0024, </w:t>
      </w:r>
      <w:r>
        <w:rPr>
          <w:i/>
          <w:iCs/>
        </w:rPr>
        <w:t>F</w:t>
      </w:r>
      <w:del w:id="288" w:author="Bolívar Aponte Rolón" w:date="2024-09-05T12:37:00Z">
        <w:r>
          <w:rPr>
            <w:i/>
            <w:iCs/>
          </w:rPr>
          <w:delText>~</w:delText>
        </w:r>
      </w:del>
      <w:r>
        <w:rPr>
          <w:vertAlign w:val="subscript"/>
          <w:rPrChange w:id="0" w:author="Bolívar Aponte Rolón" w:date="2024-09-05T12:37:00Z"/>
        </w:rPr>
        <w:t>1, 208</w:t>
      </w:r>
      <w:del w:id="290" w:author="Bolívar Aponte Rolón" w:date="2024-09-05T12:37:00Z">
        <w:r>
          <w:rPr>
            <w:vertAlign w:val="subscript"/>
          </w:rPr>
          <w:delText>~</w:delText>
        </w:r>
      </w:del>
      <w:r>
        <w:rPr/>
        <w:t xml:space="preserve"> = 0.508, </w:t>
      </w:r>
      <w:r>
        <w:rPr>
          <w:i/>
          <w:iCs/>
        </w:rPr>
        <w:t>df</w:t>
      </w:r>
      <w:r>
        <w:rPr/>
        <w:t xml:space="preserve"> = 208, </w:t>
      </w:r>
      <w:r>
        <w:rPr>
          <w:i/>
          <w:iCs/>
        </w:rPr>
        <w:t>p</w:t>
      </w:r>
      <w:r>
        <w:rPr/>
        <w:t xml:space="preserve"> = .447), where positive values represent greater values of ACI, LPS and LMA. Even though we note large spread in the data (</w:t>
      </w:r>
      <w:del w:id="291" w:author="Bolívar Aponte Rolón" w:date="2024-09-05T10:40:00Z">
        <w:r>
          <w:rPr/>
          <w:delText>Fig.</w:delText>
        </w:r>
      </w:del>
      <w:ins w:id="292" w:author="Bolívar Aponte Rolón" w:date="2024-09-05T10:40:00Z">
        <w:r>
          <w:rPr/>
          <w:t>Figure</w:t>
        </w:r>
      </w:ins>
      <w:r>
        <w:rPr/>
        <w:t xml:space="preserve"> 5a and 5b), we see that herbivory was strongly associated with PC2 (</w:t>
      </w:r>
      <w:del w:id="293" w:author="Bolívar Aponte Rolón" w:date="2024-09-05T10:40:00Z">
        <w:r>
          <w:rPr/>
          <w:delText>Fig.</w:delText>
        </w:r>
      </w:del>
      <w:ins w:id="294" w:author="Bolívar Aponte Rolón" w:date="2024-09-05T10:40:00Z">
        <w:r>
          <w:rPr/>
          <w:t>Figure</w:t>
        </w:r>
      </w:ins>
      <w:r>
        <w:rPr/>
        <w:t xml:space="preserve"> 5b; </w:t>
      </w:r>
      <w:r>
        <w:rPr>
          <w:i/>
          <w:iCs/>
        </w:rPr>
        <w:t>R</w:t>
      </w:r>
      <w:r>
        <w:rPr>
          <w:i/>
          <w:iCs/>
          <w:vertAlign w:val="superscript"/>
        </w:rPr>
        <w:t>2</w:t>
      </w:r>
      <w:r>
        <w:rPr>
          <w:i/>
          <w:iCs/>
          <w:vertAlign w:val="subscript"/>
        </w:rPr>
        <w:t>adj</w:t>
      </w:r>
      <w:r>
        <w:rPr/>
        <w:t xml:space="preserve"> = 0.079, </w:t>
      </w:r>
      <w:r>
        <w:rPr>
          <w:i/>
          <w:iCs/>
        </w:rPr>
        <w:t>F</w:t>
      </w:r>
      <w:del w:id="295" w:author="Bolívar Aponte Rolón" w:date="2024-09-05T12:37:00Z">
        <w:r>
          <w:rPr>
            <w:i/>
            <w:iCs/>
          </w:rPr>
          <w:delText>~</w:delText>
        </w:r>
      </w:del>
      <w:r>
        <w:rPr/>
        <w:t>1</w:t>
      </w:r>
      <w:r>
        <w:rPr>
          <w:vertAlign w:val="subscript"/>
          <w:rPrChange w:id="0" w:author="Bolívar Aponte Rolón" w:date="2024-09-05T12:37:00Z"/>
        </w:rPr>
        <w:t>, 208</w:t>
      </w:r>
      <w:del w:id="297" w:author="Bolívar Aponte Rolón" w:date="2024-09-05T12:37:00Z">
        <w:r>
          <w:rPr>
            <w:vertAlign w:val="subscript"/>
          </w:rPr>
          <w:delText>~</w:delText>
        </w:r>
      </w:del>
      <w:r>
        <w:rPr/>
        <w:t xml:space="preserve"> = 18.9, </w:t>
      </w:r>
      <w:r>
        <w:rPr>
          <w:i/>
          <w:iCs/>
        </w:rPr>
        <w:t>p</w:t>
      </w:r>
      <w:r>
        <w:rPr/>
        <w:t xml:space="preserve"> &lt; .0001), where positive values represent greater LT</w:t>
      </w:r>
      <w:del w:id="298" w:author="Van Bael, Sunshine A" w:date="2024-09-17T15:24:00Z">
        <w:r>
          <w:rPr/>
          <w:delText xml:space="preserve"> </w:delText>
        </w:r>
      </w:del>
      <w:r>
        <w:rPr/>
        <w:t>. Regressions of pathogen damage (%) plotted against PC1 revealed a significant correlation (</w:t>
      </w:r>
      <w:del w:id="299" w:author="Bolívar Aponte Rolón" w:date="2024-09-05T10:40:00Z">
        <w:r>
          <w:rPr/>
          <w:delText>Fig.</w:delText>
        </w:r>
      </w:del>
      <w:ins w:id="300" w:author="Bolívar Aponte Rolón" w:date="2024-09-05T10:40:00Z">
        <w:r>
          <w:rPr/>
          <w:t>Figure</w:t>
        </w:r>
      </w:ins>
      <w:r>
        <w:rPr/>
        <w:t xml:space="preserve"> 5c; </w:t>
      </w:r>
      <w:r>
        <w:rPr>
          <w:i/>
          <w:iCs/>
        </w:rPr>
        <w:t>R</w:t>
      </w:r>
      <w:r>
        <w:rPr>
          <w:i/>
          <w:iCs/>
          <w:vertAlign w:val="superscript"/>
        </w:rPr>
        <w:t>2</w:t>
      </w:r>
      <w:r>
        <w:rPr>
          <w:i/>
          <w:iCs/>
          <w:vertAlign w:val="subscript"/>
        </w:rPr>
        <w:t>adj</w:t>
      </w:r>
      <w:r>
        <w:rPr/>
        <w:t xml:space="preserve"> = 0.064, </w:t>
      </w:r>
      <w:r>
        <w:rPr>
          <w:i/>
          <w:iCs/>
        </w:rPr>
        <w:t>F</w:t>
      </w:r>
      <w:del w:id="301" w:author="Bolívar Aponte Rolón" w:date="2024-09-05T12:37:00Z">
        <w:r>
          <w:rPr>
            <w:i/>
            <w:iCs/>
          </w:rPr>
          <w:delText>~</w:delText>
        </w:r>
      </w:del>
      <w:r>
        <w:rPr>
          <w:vertAlign w:val="subscript"/>
          <w:rPrChange w:id="0" w:author="Bolívar Aponte Rolón" w:date="2024-09-05T12:37:00Z"/>
        </w:rPr>
        <w:t>1, 380</w:t>
      </w:r>
      <w:del w:id="303" w:author="Bolívar Aponte Rolón" w:date="2024-09-05T12:37:00Z">
        <w:r>
          <w:rPr>
            <w:vertAlign w:val="subscript"/>
          </w:rPr>
          <w:delText>~</w:delText>
        </w:r>
      </w:del>
      <w:r>
        <w:rPr/>
        <w:t xml:space="preserve"> = 26.93 </w:t>
      </w:r>
      <w:r>
        <w:rPr>
          <w:i/>
          <w:iCs/>
        </w:rPr>
        <w:t>p</w:t>
      </w:r>
      <w:r>
        <w:rPr/>
        <w:t xml:space="preserve"> &lt; .0001), in which positive values represent greater values of ACI, LPS and LMA. We did not see a significant relationship between pathogen damage and PC2 (</w:t>
      </w:r>
      <w:del w:id="304" w:author="Bolívar Aponte Rolón" w:date="2024-09-05T10:40:00Z">
        <w:r>
          <w:rPr/>
          <w:delText>Fig.</w:delText>
        </w:r>
      </w:del>
      <w:ins w:id="305" w:author="Bolívar Aponte Rolón" w:date="2024-09-05T10:40:00Z">
        <w:r>
          <w:rPr/>
          <w:t>Figure</w:t>
        </w:r>
      </w:ins>
      <w:r>
        <w:rPr/>
        <w:t xml:space="preserve"> 5d; </w:t>
      </w:r>
      <w:r>
        <w:rPr>
          <w:i/>
          <w:iCs/>
        </w:rPr>
        <w:t>R</w:t>
      </w:r>
      <w:r>
        <w:rPr>
          <w:i/>
          <w:iCs/>
          <w:vertAlign w:val="superscript"/>
        </w:rPr>
        <w:t>2</w:t>
      </w:r>
      <w:r>
        <w:rPr>
          <w:i/>
          <w:iCs/>
          <w:vertAlign w:val="subscript"/>
        </w:rPr>
        <w:t>adj</w:t>
      </w:r>
      <w:r>
        <w:rPr/>
        <w:t xml:space="preserve"> = 0.002, </w:t>
      </w:r>
      <w:r>
        <w:rPr>
          <w:i/>
          <w:iCs/>
        </w:rPr>
        <w:t>F</w:t>
      </w:r>
      <w:del w:id="306" w:author="Bolívar Aponte Rolón" w:date="2024-09-05T12:37:00Z">
        <w:r>
          <w:rPr>
            <w:i/>
            <w:iCs/>
          </w:rPr>
          <w:delText>~</w:delText>
        </w:r>
      </w:del>
      <w:r>
        <w:rPr>
          <w:vertAlign w:val="subscript"/>
          <w:rPrChange w:id="0" w:author="Bolívar Aponte Rolón" w:date="2024-09-05T12:37:00Z"/>
        </w:rPr>
        <w:t>1, 380</w:t>
      </w:r>
      <w:del w:id="308" w:author="Bolívar Aponte Rolón" w:date="2024-09-05T12:37:00Z">
        <w:r>
          <w:rPr>
            <w:vertAlign w:val="subscript"/>
          </w:rPr>
          <w:delText>~</w:delText>
        </w:r>
      </w:del>
      <w:r>
        <w:rPr/>
        <w:t xml:space="preserve"> = 1.60, </w:t>
      </w:r>
      <w:r>
        <w:rPr>
          <w:i/>
          <w:iCs/>
        </w:rPr>
        <w:t>p</w:t>
      </w:r>
      <w:r>
        <w:rPr/>
        <w:t xml:space="preserve"> = .207). </w:t>
      </w:r>
    </w:p>
    <w:p>
      <w:pPr>
        <w:pStyle w:val="BodyText"/>
        <w:rPr>
          <w:del w:id="362" w:author="Bolívar Aponte Rolón" w:date="2024-09-05T11:12:00Z"/>
        </w:rPr>
      </w:pPr>
      <w:del w:id="310" w:author="Bolívar Aponte Rolón" w:date="2024-09-05T11:12:00Z">
        <w:bookmarkStart w:id="15" w:name="results_Copy_1_Copy_1_Copy_1_Copy_1"/>
        <w:bookmarkEnd w:id="15"/>
        <w:r>
          <w:rPr/>
          <w:delText xml:space="preserve">We </w:delText>
        </w:r>
      </w:del>
      <w:del w:id="311" w:author="Bolívar Aponte Rolón" w:date="2024-08-19T16:22:00Z">
        <w:r>
          <w:rPr/>
          <w:delText>uncovered</w:delText>
        </w:r>
      </w:del>
      <w:del w:id="312" w:author="Bolívar Aponte Rolón" w:date="2024-09-05T11:12:00Z">
        <w:r>
          <w:rPr/>
          <w:delText xml:space="preserve"> similar patterns when we performed simple linear regressions on the raw leaf functional traits and logit transformed herbivory and pathogen damage data (</w:delText>
        </w:r>
      </w:del>
      <w:del w:id="313" w:author="Bolívar Aponte Rolón" w:date="2024-09-05T10:40:00Z">
        <w:r>
          <w:rPr/>
          <w:delText>Fig.</w:delText>
        </w:r>
      </w:del>
      <w:del w:id="314" w:author="Bolívar Aponte Rolón" w:date="2024-09-05T11:12:00Z">
        <w:r>
          <w:rPr/>
          <w:delText xml:space="preserve"> S7 and S8, respectively). We observed a significant positive relationship between herbivory and LT (Figure S7a; </w:delText>
        </w:r>
      </w:del>
      <w:del w:id="315" w:author="Bolívar Aponte Rolón" w:date="2024-09-05T11:12:00Z">
        <w:r>
          <w:rPr>
            <w:i/>
            <w:iCs/>
          </w:rPr>
          <w:delText>R</w:delText>
        </w:r>
      </w:del>
      <w:del w:id="316" w:author="Bolívar Aponte Rolón" w:date="2024-09-05T11:12:00Z">
        <w:r>
          <w:rPr>
            <w:i/>
            <w:iCs/>
            <w:vertAlign w:val="superscript"/>
          </w:rPr>
          <w:delText>2</w:delText>
        </w:r>
      </w:del>
      <w:del w:id="317" w:author="Bolívar Aponte Rolón" w:date="2024-09-05T11:12:00Z">
        <w:r>
          <w:rPr>
            <w:i/>
            <w:iCs/>
            <w:vertAlign w:val="subscript"/>
          </w:rPr>
          <w:delText>adj</w:delText>
        </w:r>
      </w:del>
      <w:del w:id="318" w:author="Bolívar Aponte Rolón" w:date="2024-09-05T11:12:00Z">
        <w:r>
          <w:rPr/>
          <w:delText xml:space="preserve"> = 0.081, </w:delText>
        </w:r>
      </w:del>
      <w:del w:id="319" w:author="Bolívar Aponte Rolón" w:date="2024-09-05T11:12:00Z">
        <w:r>
          <w:rPr>
            <w:i/>
            <w:iCs/>
          </w:rPr>
          <w:delText>F</w:delText>
        </w:r>
      </w:del>
      <w:del w:id="320" w:author="Bolívar Aponte Rolón" w:date="2024-09-05T11:12:00Z">
        <w:r>
          <w:rPr/>
          <w:delText xml:space="preserve">~1, 208~) = 19.45, </w:delText>
        </w:r>
      </w:del>
      <w:del w:id="321" w:author="Bolívar Aponte Rolón" w:date="2024-09-05T11:12:00Z">
        <w:r>
          <w:rPr>
            <w:i/>
            <w:iCs/>
          </w:rPr>
          <w:delText>p</w:delText>
        </w:r>
      </w:del>
      <w:del w:id="322" w:author="Bolívar Aponte Rolón" w:date="2024-09-05T11:12:00Z">
        <w:r>
          <w:rPr/>
          <w:delTex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delText>
        </w:r>
      </w:del>
      <w:del w:id="323" w:author="Bolívar Aponte Rolón" w:date="2024-08-19T15:47:00Z">
        <w:r>
          <w:rPr>
            <w:i/>
            <w:iCs/>
          </w:rPr>
          <w:delText>E-</w:delText>
        </w:r>
      </w:del>
      <w:del w:id="324" w:author="Bolívar Aponte Rolón" w:date="2024-09-05T11:12:00Z">
        <w:r>
          <w:rPr>
            <w:i/>
            <w:iCs/>
          </w:rPr>
          <w:delText xml:space="preserve"> treatment group (Figure S7e; R</w:delText>
        </w:r>
      </w:del>
      <w:del w:id="325" w:author="Bolívar Aponte Rolón" w:date="2024-09-05T11:12:00Z">
        <w:r>
          <w:rPr>
            <w:i/>
            <w:iCs/>
            <w:vertAlign w:val="superscript"/>
          </w:rPr>
          <w:delText>2</w:delText>
        </w:r>
      </w:del>
      <w:del w:id="326" w:author="Bolívar Aponte Rolón" w:date="2024-09-05T11:12:00Z">
        <w:r>
          <w:rPr>
            <w:i/>
            <w:iCs/>
            <w:vertAlign w:val="subscript"/>
          </w:rPr>
          <w:delText>adj</w:delText>
        </w:r>
      </w:del>
      <w:del w:id="327" w:author="Bolívar Aponte Rolón" w:date="2024-09-05T11:12:00Z">
        <w:r>
          <w:rPr>
            <w:i/>
            <w:iCs/>
          </w:rPr>
          <w:delText xml:space="preserve"> = 0.138, F~1, 103~ = 17.7, p &lt; .0001). We also saw an increase in herbivory for the </w:delText>
        </w:r>
      </w:del>
      <w:del w:id="328" w:author="Bolívar Aponte Rolón" w:date="2024-08-19T15:48:00Z">
        <w:r>
          <w:rPr>
            <w:i/>
            <w:iCs/>
          </w:rPr>
          <w:delText>E+</w:delText>
        </w:r>
      </w:del>
      <w:del w:id="329" w:author="Bolívar Aponte Rolón" w:date="2024-09-05T11:12:00Z">
        <w:r>
          <w:rPr>
            <w:i/>
            <w:iCs/>
          </w:rPr>
          <w:delText xml:space="preserve"> treatment group as Shannon diversity index for FEF increased, but this is not statistically significant (Figure S7e; R</w:delText>
        </w:r>
      </w:del>
      <w:del w:id="330" w:author="Bolívar Aponte Rolón" w:date="2024-09-05T11:12:00Z">
        <w:r>
          <w:rPr>
            <w:i/>
            <w:iCs/>
            <w:vertAlign w:val="superscript"/>
          </w:rPr>
          <w:delText>2</w:delText>
        </w:r>
      </w:del>
      <w:del w:id="331" w:author="Bolívar Aponte Rolón" w:date="2024-09-05T11:12:00Z">
        <w:r>
          <w:rPr>
            <w:i/>
            <w:iCs/>
            <w:vertAlign w:val="subscript"/>
          </w:rPr>
          <w:delText>adj</w:delText>
        </w:r>
      </w:del>
      <w:del w:id="332" w:author="Bolívar Aponte Rolón" w:date="2024-09-05T11:12:00Z">
        <w:r>
          <w:rPr>
            <w:i/>
            <w:iCs/>
          </w:rPr>
          <w:delText xml:space="preserve"> = 0.024, F~1, 103~ = 3.55, p = 0.062). A result contrary to our expectations. We noted significant negative relationships between pathogen damage and LPS (Figure S8b; R</w:delText>
        </w:r>
      </w:del>
      <w:del w:id="333" w:author="Bolívar Aponte Rolón" w:date="2024-09-05T11:12:00Z">
        <w:r>
          <w:rPr>
            <w:i/>
            <w:iCs/>
            <w:vertAlign w:val="superscript"/>
          </w:rPr>
          <w:delText>2</w:delText>
        </w:r>
      </w:del>
      <w:del w:id="334" w:author="Bolívar Aponte Rolón" w:date="2024-09-05T11:12:00Z">
        <w:r>
          <w:rPr>
            <w:i/>
            <w:iCs/>
            <w:vertAlign w:val="subscript"/>
          </w:rPr>
          <w:delText>adj</w:delText>
        </w:r>
      </w:del>
      <w:del w:id="335" w:author="Bolívar Aponte Rolón" w:date="2024-09-05T11:12:00Z">
        <w:r>
          <w:rPr>
            <w:i/>
            <w:iCs/>
          </w:rPr>
          <w:delText xml:space="preserve"> = 0.078, F~1, 380~ = 33.32, p &lt; .0001), ACI (Figure S8c; R</w:delText>
        </w:r>
      </w:del>
      <w:del w:id="336" w:author="Bolívar Aponte Rolón" w:date="2024-09-05T11:12:00Z">
        <w:r>
          <w:rPr>
            <w:i/>
            <w:iCs/>
            <w:vertAlign w:val="superscript"/>
          </w:rPr>
          <w:delText>2</w:delText>
        </w:r>
      </w:del>
      <w:del w:id="337" w:author="Bolívar Aponte Rolón" w:date="2024-09-05T11:12:00Z">
        <w:r>
          <w:rPr>
            <w:i/>
            <w:iCs/>
            <w:vertAlign w:val="subscript"/>
          </w:rPr>
          <w:delText>adj</w:delText>
        </w:r>
      </w:del>
      <w:del w:id="338" w:author="Bolívar Aponte Rolón" w:date="2024-09-05T11:12:00Z">
        <w:r>
          <w:rPr>
            <w:i/>
            <w:iCs/>
          </w:rPr>
          <w:delText xml:space="preserve"> = 0.033, F~1, 380~ = 14.34, p = .0002) and LMA (Figure S8d; R</w:delText>
        </w:r>
      </w:del>
      <w:del w:id="339" w:author="Bolívar Aponte Rolón" w:date="2024-09-05T11:12:00Z">
        <w:r>
          <w:rPr>
            <w:i/>
            <w:iCs/>
            <w:vertAlign w:val="superscript"/>
          </w:rPr>
          <w:delText>2</w:delText>
        </w:r>
      </w:del>
      <w:del w:id="340" w:author="Bolívar Aponte Rolón" w:date="2024-09-05T11:12:00Z">
        <w:r>
          <w:rPr>
            <w:i/>
            <w:iCs/>
            <w:vertAlign w:val="subscript"/>
          </w:rPr>
          <w:delText>adj</w:delText>
        </w:r>
      </w:del>
      <w:del w:id="341" w:author="Bolívar Aponte Rolón" w:date="2024-09-05T11:12:00Z">
        <w:r>
          <w:rPr>
            <w:i/>
            <w:iCs/>
          </w:rPr>
          <w:delText xml:space="preserve"> = 0.030, F~1, 380~ = 12.6, p &lt; .001) when considering the complete data set. Pathogen damage did not have a significant correlation with LT(Figure S8a; R</w:delText>
        </w:r>
      </w:del>
      <w:del w:id="342" w:author="Bolívar Aponte Rolón" w:date="2024-09-05T11:12:00Z">
        <w:r>
          <w:rPr>
            <w:i/>
            <w:iCs/>
            <w:vertAlign w:val="superscript"/>
          </w:rPr>
          <w:delText>2</w:delText>
        </w:r>
      </w:del>
      <w:del w:id="343" w:author="Bolívar Aponte Rolón" w:date="2024-09-05T11:12:00Z">
        <w:r>
          <w:rPr>
            <w:i/>
            <w:iCs/>
            <w:vertAlign w:val="subscript"/>
          </w:rPr>
          <w:delText>adj</w:delText>
        </w:r>
      </w:del>
      <w:del w:id="344" w:author="Bolívar Aponte Rolón" w:date="2024-09-05T11:12:00Z">
        <w:r>
          <w:rPr>
            <w:i/>
            <w:iCs/>
          </w:rPr>
          <w:delText xml:space="preserve"> = -0.001, F~1, 380~ = 0.50, p = .482). The </w:delText>
        </w:r>
      </w:del>
      <w:del w:id="345" w:author="Bolívar Aponte Rolón" w:date="2024-08-19T15:47:00Z">
        <w:r>
          <w:rPr>
            <w:i/>
            <w:iCs/>
          </w:rPr>
          <w:delText>E-</w:delText>
        </w:r>
      </w:del>
      <w:del w:id="346" w:author="Bolívar Aponte Rolón" w:date="2024-09-05T11:12:00Z">
        <w:r>
          <w:rPr>
            <w:i/>
            <w:iCs/>
          </w:rPr>
          <w:delText xml:space="preserve"> and </w:delText>
        </w:r>
      </w:del>
      <w:del w:id="347" w:author="Bolívar Aponte Rolón" w:date="2024-08-19T15:48:00Z">
        <w:r>
          <w:rPr>
            <w:i/>
            <w:iCs/>
          </w:rPr>
          <w:delText>E+</w:delText>
        </w:r>
      </w:del>
      <w:del w:id="348" w:author="Bolívar Aponte Rolón" w:date="2024-09-05T11:12:00Z">
        <w:r>
          <w:rPr>
            <w:i/>
            <w:iCs/>
          </w:rPr>
          <w:delText xml:space="preserve"> treatment groups follow the same general trend as the complete data set. Contrary to our predictions, we found a statistically significant positive relationship between pathogen damage and Shannon diversity index in the complete data set (Figure S8e; R</w:delText>
        </w:r>
      </w:del>
      <w:del w:id="349" w:author="Bolívar Aponte Rolón" w:date="2024-09-05T11:12:00Z">
        <w:r>
          <w:rPr>
            <w:i/>
            <w:iCs/>
            <w:vertAlign w:val="superscript"/>
          </w:rPr>
          <w:delText>2</w:delText>
        </w:r>
      </w:del>
      <w:del w:id="350" w:author="Bolívar Aponte Rolón" w:date="2024-09-05T11:12:00Z">
        <w:r>
          <w:rPr>
            <w:i/>
            <w:iCs/>
            <w:vertAlign w:val="subscript"/>
          </w:rPr>
          <w:delText>adj</w:delText>
        </w:r>
      </w:del>
      <w:del w:id="351" w:author="Bolívar Aponte Rolón" w:date="2024-09-05T11:12:00Z">
        <w:r>
          <w:rPr>
            <w:i/>
            <w:iCs/>
          </w:rPr>
          <w:delText xml:space="preserve"> = 0.015, F~1, 380~ = 6.90, p &lt; .01). Upon further scrutiny, only the </w:delText>
        </w:r>
      </w:del>
      <w:del w:id="352" w:author="Bolívar Aponte Rolón" w:date="2024-08-19T15:48:00Z">
        <w:r>
          <w:rPr>
            <w:i/>
            <w:iCs/>
          </w:rPr>
          <w:delText>E+</w:delText>
        </w:r>
      </w:del>
      <w:del w:id="353" w:author="Bolívar Aponte Rolón" w:date="2024-09-05T11:12:00Z">
        <w:r>
          <w:rPr/>
          <w:delText xml:space="preserve"> treatment group has a significant positive correlation between pathogen damage and Shannon diversity index (Figure S8e;</w:delText>
        </w:r>
      </w:del>
      <w:del w:id="354" w:author="Bolívar Aponte Rolón" w:date="2024-09-05T11:12:00Z">
        <w:r>
          <w:rPr>
            <w:i/>
            <w:iCs/>
          </w:rPr>
          <w:delText>R</w:delText>
        </w:r>
      </w:del>
      <w:del w:id="355" w:author="Bolívar Aponte Rolón" w:date="2024-09-05T11:12:00Z">
        <w:r>
          <w:rPr>
            <w:i/>
            <w:iCs/>
            <w:vertAlign w:val="superscript"/>
          </w:rPr>
          <w:delText>2</w:delText>
        </w:r>
      </w:del>
      <w:del w:id="356" w:author="Bolívar Aponte Rolón" w:date="2024-09-05T11:12:00Z">
        <w:r>
          <w:rPr>
            <w:i/>
            <w:iCs/>
            <w:vertAlign w:val="subscript"/>
          </w:rPr>
          <w:delText>adj</w:delText>
        </w:r>
      </w:del>
      <w:del w:id="357" w:author="Bolívar Aponte Rolón" w:date="2024-09-05T11:12:00Z">
        <w:r>
          <w:rPr/>
          <w:delText xml:space="preserve"> = 0.031, </w:delText>
        </w:r>
      </w:del>
      <w:del w:id="358" w:author="Bolívar Aponte Rolón" w:date="2024-09-05T11:12:00Z">
        <w:r>
          <w:rPr>
            <w:i/>
            <w:iCs/>
          </w:rPr>
          <w:delText>F</w:delText>
        </w:r>
      </w:del>
      <w:del w:id="359" w:author="Bolívar Aponte Rolón" w:date="2024-09-05T11:12:00Z">
        <w:r>
          <w:rPr/>
          <w:delText xml:space="preserve">~1, 188~ = 7.11, </w:delText>
        </w:r>
      </w:del>
      <w:del w:id="360" w:author="Bolívar Aponte Rolón" w:date="2024-09-05T11:12:00Z">
        <w:r>
          <w:rPr>
            <w:i/>
            <w:iCs/>
          </w:rPr>
          <w:delText>p</w:delText>
        </w:r>
      </w:del>
      <w:del w:id="361" w:author="Bolívar Aponte Rolón" w:date="2024-09-05T11:12:00Z">
        <w:r>
          <w:rPr/>
          <w:delText xml:space="preserve"> &lt; .01).</w:delText>
        </w:r>
      </w:del>
    </w:p>
    <w:p>
      <w:pPr>
        <w:pStyle w:val="BodyText"/>
        <w:rPr>
          <w:ins w:id="389" w:author="Bolívar Aponte Rolón" w:date="2024-09-05T11:12:00Z"/>
        </w:rPr>
      </w:pPr>
      <w:del w:id="363" w:author="Bolívar Aponte Rolón" w:date="2024-09-05T11:12:00Z">
        <w:r>
          <w:rPr/>
          <w:delText xml:space="preserve">Leaf thickness and LMA have opposite outcomes in plant’s response to herbivory. The best-fit for our GLMMs showed that fixed effects LT, LMA, and </w:delText>
        </w:r>
      </w:del>
      <w:del w:id="364" w:author="Bolívar Aponte Rolón" w:date="2024-08-19T15:48:00Z">
        <w:r>
          <w:rPr>
            <w:i/>
            <w:iCs/>
          </w:rPr>
          <w:delText>E+</w:delText>
        </w:r>
      </w:del>
      <w:del w:id="365" w:author="Bolívar Aponte Rolón" w:date="2024-09-05T11:12:00Z">
        <w:r>
          <w:rPr>
            <w:i/>
            <w:iCs/>
          </w:rPr>
          <w:delTex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t(200) = 3.53 p &lt; .001). While LT is a significant negative predictor of herbivory damage (estimate = -0.01, t(200) = -2.52, p = .01) and </w:delText>
        </w:r>
      </w:del>
      <w:del w:id="366" w:author="Bolívar Aponte Rolón" w:date="2024-08-19T15:48:00Z">
        <w:r>
          <w:rPr>
            <w:i/>
            <w:iCs/>
          </w:rPr>
          <w:delText>E+</w:delText>
        </w:r>
      </w:del>
      <w:del w:id="367" w:author="Bolívar Aponte Rolón" w:date="2024-09-05T11:12:00Z">
        <w:r>
          <w:rPr>
            <w:i/>
            <w:iCs/>
          </w:rPr>
          <w:delText xml:space="preserve"> as well (estimate = -0.78, t(200) = -4.62, p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t(352) = 0.96, p = .34).</w:delText>
        </w:r>
      </w:del>
      <w:ins w:id="368" w:author="Bolívar Aponte Rolón" w:date="2024-09-05T11:12:00Z">
        <w:r>
          <w:rPr/>
          <w:t>We observed similar patterns when we performed simple linear regressions on the raw LFTs and logit transformed herbivory and pathogen damage data (</w:t>
        </w:r>
      </w:ins>
      <w:hyperlink w:anchor="tbl-linearreg">
        <w:ins w:id="369" w:author="Bolívar Aponte Rolón" w:date="2024-09-05T11:12:00Z">
          <w:r>
            <w:rPr>
              <w:rStyle w:val="Hyperlink"/>
            </w:rPr>
            <w:t>Table 3</w:t>
          </w:r>
        </w:ins>
      </w:hyperlink>
      <w:ins w:id="370" w:author="Bolívar Aponte Rolón" w:date="2024-09-05T11:12:00Z">
        <w:r>
          <w:rPr/>
          <w:t>; Figure S7 - S8, respectively). We observed a significant positive relationship between herbivory and LT (</w:t>
        </w:r>
      </w:ins>
      <w:hyperlink w:anchor="tbl-linearreg">
        <w:ins w:id="371" w:author="Bolívar Aponte Rolón" w:date="2024-09-05T11:12:00Z">
          <w:r>
            <w:rPr>
              <w:rStyle w:val="Hyperlink"/>
            </w:rPr>
            <w:t>Table 3</w:t>
          </w:r>
        </w:ins>
      </w:hyperlink>
      <w:ins w:id="372" w:author="Bolívar Aponte Rolón" w:date="2024-09-05T11:12:00Z">
        <w:r>
          <w:rPr/>
          <w:t xml:space="preserve"> and Figure S7a; </w:t>
        </w:r>
      </w:ins>
      <w:ins w:id="373" w:author="Bolívar Aponte Rolón" w:date="2024-09-05T11:12:00Z">
        <w:r>
          <w:rPr>
            <w:i/>
            <w:iCs/>
          </w:rPr>
          <w:t>p</w:t>
        </w:r>
      </w:ins>
      <w:ins w:id="374" w:author="Bolívar Aponte Rolón" w:date="2024-09-05T11:12:00Z">
        <w:r>
          <w:rPr/>
          <w:t xml:space="preserve"> &lt; .0001) when considering the complete data set. We did not observe a significant relationship between herbivory and LPS, ACI, LMA, and Shannon diversity index for FEF (</w:t>
        </w:r>
      </w:ins>
      <w:hyperlink w:anchor="tbl-linearreg">
        <w:ins w:id="375" w:author="Bolívar Aponte Rolón" w:date="2024-09-05T11:12:00Z">
          <w:r>
            <w:rPr>
              <w:rStyle w:val="Hyperlink"/>
            </w:rPr>
            <w:t>Table 3</w:t>
          </w:r>
        </w:ins>
      </w:hyperlink>
      <w:ins w:id="376" w:author="Bolívar Aponte Rolón" w:date="2024-09-05T11:12:00Z">
        <w:r>
          <w:rPr/>
          <w:t xml:space="preserve"> and Figure S7b - S7e) for the complete data set. However, we did observe a general decline in herbivory as FEF diversity increased which aligns with our first prediction. Furthermore, we saw a significant negative relationship between herbivory and Shannon diversity for the </w:t>
        </w:r>
      </w:ins>
      <w:ins w:id="377" w:author="Bolívar Aponte Rolón" w:date="2024-09-05T11:12:00Z">
        <w:r>
          <w:rPr>
            <w:i/>
            <w:iCs/>
          </w:rPr>
          <w:t>E-low</w:t>
        </w:r>
      </w:ins>
      <w:ins w:id="378" w:author="Bolívar Aponte Rolón" w:date="2024-09-05T11:12:00Z">
        <w:r>
          <w:rPr/>
          <w:t xml:space="preserve"> treatment group (</w:t>
        </w:r>
      </w:ins>
      <w:hyperlink w:anchor="tbl-linearreg">
        <w:ins w:id="379" w:author="Bolívar Aponte Rolón" w:date="2024-09-05T11:12:00Z">
          <w:r>
            <w:rPr>
              <w:rStyle w:val="Hyperlink"/>
            </w:rPr>
            <w:t>Table 3</w:t>
          </w:r>
        </w:ins>
      </w:hyperlink>
      <w:ins w:id="380" w:author="Bolívar Aponte Rolón" w:date="2024-09-05T11:12:00Z">
        <w:r>
          <w:rPr/>
          <w:t xml:space="preserve"> and Figure S7e; </w:t>
        </w:r>
      </w:ins>
      <w:ins w:id="381" w:author="Bolívar Aponte Rolón" w:date="2024-09-05T11:12:00Z">
        <w:r>
          <w:rPr>
            <w:i/>
            <w:iCs/>
          </w:rPr>
          <w:t>p</w:t>
        </w:r>
      </w:ins>
      <w:ins w:id="382" w:author="Bolívar Aponte Rolón" w:date="2024-09-05T11:12:00Z">
        <w:r>
          <w:rPr/>
          <w:t xml:space="preserve"> &lt; .0001). We also saw an increase in herbivory for the </w:t>
        </w:r>
      </w:ins>
      <w:ins w:id="383" w:author="Bolívar Aponte Rolón" w:date="2024-09-05T11:12:00Z">
        <w:r>
          <w:rPr>
            <w:i/>
            <w:iCs/>
          </w:rPr>
          <w:t>E-high</w:t>
        </w:r>
      </w:ins>
      <w:ins w:id="384" w:author="Bolívar Aponte Rolón" w:date="2024-09-05T11:12:00Z">
        <w:r>
          <w:rPr/>
          <w:t xml:space="preserve"> treatment group as Shannon diversity index for FEF increased, but this was not statistically significant (</w:t>
        </w:r>
      </w:ins>
      <w:hyperlink w:anchor="tbl-linearreg">
        <w:ins w:id="385" w:author="Bolívar Aponte Rolón" w:date="2024-09-05T11:12:00Z">
          <w:r>
            <w:rPr>
              <w:rStyle w:val="Hyperlink"/>
            </w:rPr>
            <w:t>Table 3</w:t>
          </w:r>
        </w:ins>
      </w:hyperlink>
      <w:ins w:id="386" w:author="Bolívar Aponte Rolón" w:date="2024-09-05T11:12:00Z">
        <w:r>
          <w:rPr/>
          <w:t xml:space="preserve"> and Figure S7e; </w:t>
        </w:r>
      </w:ins>
      <w:ins w:id="387" w:author="Bolívar Aponte Rolón" w:date="2024-09-05T11:12:00Z">
        <w:r>
          <w:rPr>
            <w:i/>
            <w:iCs/>
          </w:rPr>
          <w:t>p</w:t>
        </w:r>
      </w:ins>
      <w:ins w:id="388" w:author="Bolívar Aponte Rolón" w:date="2024-09-05T11:12:00Z">
        <w:r>
          <w:rPr/>
          <w:t xml:space="preserve"> = 0.062), a result contrary to our expectations.</w:t>
        </w:r>
      </w:ins>
    </w:p>
    <w:p>
      <w:pPr>
        <w:pStyle w:val="BodyText"/>
        <w:rPr>
          <w:ins w:id="432" w:author="Bolívar Aponte Rolón" w:date="2024-09-05T11:12:00Z"/>
        </w:rPr>
      </w:pPr>
      <w:ins w:id="390" w:author="Bolívar Aponte Rolón" w:date="2024-09-05T11:12:00Z">
        <w:r>
          <w:rPr/>
          <w:t>We noted significant negative relationships between pathogen damage and LPS (</w:t>
        </w:r>
      </w:ins>
      <w:hyperlink w:anchor="tbl-linearreg">
        <w:ins w:id="391" w:author="Bolívar Aponte Rolón" w:date="2024-09-05T11:12:00Z">
          <w:r>
            <w:rPr>
              <w:rStyle w:val="Hyperlink"/>
            </w:rPr>
            <w:t>Table 3</w:t>
          </w:r>
        </w:ins>
      </w:hyperlink>
      <w:ins w:id="392" w:author="Bolívar Aponte Rolón" w:date="2024-09-05T11:12:00Z">
        <w:r>
          <w:rPr/>
          <w:t xml:space="preserve"> and Figure S8b; </w:t>
        </w:r>
      </w:ins>
      <w:ins w:id="393" w:author="Bolívar Aponte Rolón" w:date="2024-09-05T11:12:00Z">
        <w:r>
          <w:rPr>
            <w:i/>
            <w:iCs/>
          </w:rPr>
          <w:t>p</w:t>
        </w:r>
      </w:ins>
      <w:ins w:id="394" w:author="Bolívar Aponte Rolón" w:date="2024-09-05T11:12:00Z">
        <w:r>
          <w:rPr/>
          <w:t xml:space="preserve"> &lt; .0001), ACI (</w:t>
        </w:r>
      </w:ins>
      <w:hyperlink w:anchor="tbl-linearreg">
        <w:ins w:id="395" w:author="Bolívar Aponte Rolón" w:date="2024-09-05T11:12:00Z">
          <w:r>
            <w:rPr>
              <w:rStyle w:val="Hyperlink"/>
            </w:rPr>
            <w:t>Table 3</w:t>
          </w:r>
        </w:ins>
      </w:hyperlink>
      <w:ins w:id="396" w:author="Bolívar Aponte Rolón" w:date="2024-09-05T11:12:00Z">
        <w:r>
          <w:rPr/>
          <w:t xml:space="preserve"> and Figure S8c; </w:t>
        </w:r>
      </w:ins>
      <w:ins w:id="397" w:author="Bolívar Aponte Rolón" w:date="2024-09-05T11:12:00Z">
        <w:r>
          <w:rPr>
            <w:i/>
            <w:iCs/>
          </w:rPr>
          <w:t>p</w:t>
        </w:r>
      </w:ins>
      <w:ins w:id="398" w:author="Bolívar Aponte Rolón" w:date="2024-09-05T11:12:00Z">
        <w:r>
          <w:rPr/>
          <w:t xml:space="preserve"> = .0002) and LMA (</w:t>
        </w:r>
      </w:ins>
      <w:hyperlink w:anchor="tbl-linearreg">
        <w:ins w:id="399" w:author="Bolívar Aponte Rolón" w:date="2024-09-05T11:12:00Z">
          <w:r>
            <w:rPr>
              <w:rStyle w:val="Hyperlink"/>
            </w:rPr>
            <w:t>Table 3</w:t>
          </w:r>
        </w:ins>
      </w:hyperlink>
      <w:ins w:id="400" w:author="Bolívar Aponte Rolón" w:date="2024-09-05T11:12:00Z">
        <w:r>
          <w:rPr/>
          <w:t xml:space="preserve"> and Figure S8d; </w:t>
        </w:r>
      </w:ins>
      <w:ins w:id="401" w:author="Bolívar Aponte Rolón" w:date="2024-09-05T11:12:00Z">
        <w:r>
          <w:rPr>
            <w:i/>
            <w:iCs/>
          </w:rPr>
          <w:t>p</w:t>
        </w:r>
      </w:ins>
      <w:ins w:id="402" w:author="Bolívar Aponte Rolón" w:date="2024-09-05T11:12:00Z">
        <w:r>
          <w:rPr/>
          <w:t xml:space="preserve"> &lt; .001) when considering the complete data set. Pathogen damage did not have a significant correlation with LT (</w:t>
        </w:r>
      </w:ins>
      <w:hyperlink w:anchor="tbl-linearreg">
        <w:ins w:id="403" w:author="Bolívar Aponte Rolón" w:date="2024-09-05T11:12:00Z">
          <w:r>
            <w:rPr>
              <w:rStyle w:val="Hyperlink"/>
            </w:rPr>
            <w:t>Table 3</w:t>
          </w:r>
        </w:ins>
      </w:hyperlink>
      <w:ins w:id="404" w:author="Bolívar Aponte Rolón" w:date="2024-09-05T11:12:00Z">
        <w:r>
          <w:rPr/>
          <w:t xml:space="preserve"> and Figure S8a; </w:t>
        </w:r>
      </w:ins>
      <w:ins w:id="405" w:author="Bolívar Aponte Rolón" w:date="2024-09-05T11:12:00Z">
        <w:r>
          <w:rPr>
            <w:i/>
            <w:iCs/>
          </w:rPr>
          <w:t>p</w:t>
        </w:r>
      </w:ins>
      <w:ins w:id="406" w:author="Bolívar Aponte Rolón" w:date="2024-09-05T11:12:00Z">
        <w:r>
          <w:rPr/>
          <w:t xml:space="preserve"> = .482). The </w:t>
        </w:r>
      </w:ins>
      <w:ins w:id="407" w:author="Bolívar Aponte Rolón" w:date="2024-09-05T11:12:00Z">
        <w:r>
          <w:rPr>
            <w:i/>
            <w:iCs/>
          </w:rPr>
          <w:t>E-low</w:t>
        </w:r>
      </w:ins>
      <w:ins w:id="408" w:author="Bolívar Aponte Rolón" w:date="2024-09-05T11:12:00Z">
        <w:r>
          <w:rPr/>
          <w:t xml:space="preserve"> and </w:t>
        </w:r>
      </w:ins>
      <w:ins w:id="409" w:author="Bolívar Aponte Rolón" w:date="2024-09-05T11:12:00Z">
        <w:r>
          <w:rPr>
            <w:i/>
            <w:iCs/>
          </w:rPr>
          <w:t>E-high</w:t>
        </w:r>
      </w:ins>
      <w:ins w:id="410" w:author="Bolívar Aponte Rolón" w:date="2024-09-05T11:12:00Z">
        <w:r>
          <w:rPr/>
          <w:t xml:space="preserve"> treatment groups follow the same general trend as the complete data set (</w:t>
        </w:r>
      </w:ins>
      <w:hyperlink w:anchor="tbl-linearreg">
        <w:ins w:id="411" w:author="Bolívar Aponte Rolón" w:date="2024-09-05T11:12:00Z">
          <w:r>
            <w:rPr>
              <w:rStyle w:val="Hyperlink"/>
            </w:rPr>
            <w:t>Table 3</w:t>
          </w:r>
        </w:ins>
      </w:hyperlink>
      <w:ins w:id="412" w:author="Bolívar Aponte Rolón" w:date="2024-09-05T11:12:00Z">
        <w:r>
          <w:rPr/>
          <w:t xml:space="preserve"> and Figure S8). Contrary to our predictions, we found a statistically significant positive relationship between pathogen damage and Shannon diversity index in the complete data set (</w:t>
        </w:r>
      </w:ins>
      <w:hyperlink w:anchor="tbl-linearreg">
        <w:ins w:id="413" w:author="Bolívar Aponte Rolón" w:date="2024-09-05T11:12:00Z">
          <w:r>
            <w:rPr>
              <w:rStyle w:val="Hyperlink"/>
            </w:rPr>
            <w:t>Table 3</w:t>
          </w:r>
        </w:ins>
      </w:hyperlink>
      <w:ins w:id="414" w:author="Bolívar Aponte Rolón" w:date="2024-09-05T11:12:00Z">
        <w:r>
          <w:rPr/>
          <w:t xml:space="preserve"> and Figure S8e; </w:t>
        </w:r>
      </w:ins>
      <w:ins w:id="415" w:author="Bolívar Aponte Rolón" w:date="2024-09-05T11:12:00Z">
        <w:r>
          <w:rPr>
            <w:i/>
            <w:iCs/>
          </w:rPr>
          <w:t>p</w:t>
        </w:r>
      </w:ins>
      <w:ins w:id="416" w:author="Bolívar Aponte Rolón" w:date="2024-09-05T11:12:00Z">
        <w:r>
          <w:rPr/>
          <w:t xml:space="preserve"> &lt; .01). Upon further scrutiny, only the </w:t>
        </w:r>
      </w:ins>
      <w:ins w:id="417" w:author="Bolívar Aponte Rolón" w:date="2024-09-05T11:12:00Z">
        <w:r>
          <w:rPr>
            <w:i/>
            <w:iCs/>
          </w:rPr>
          <w:t>E-high</w:t>
        </w:r>
      </w:ins>
      <w:ins w:id="418" w:author="Bolívar Aponte Rolón" w:date="2024-09-05T11:12:00Z">
        <w:r>
          <w:rPr/>
          <w:t xml:space="preserve"> treatment group had a significant positive correlation between pathogen damage and Shannon diversity index (</w:t>
        </w:r>
      </w:ins>
      <w:hyperlink w:anchor="tbl-linearreg">
        <w:ins w:id="419" w:author="Bolívar Aponte Rolón" w:date="2024-09-05T11:12:00Z">
          <w:r>
            <w:rPr>
              <w:rStyle w:val="Hyperlink"/>
            </w:rPr>
            <w:t>Table 3</w:t>
          </w:r>
        </w:ins>
      </w:hyperlink>
      <w:ins w:id="420" w:author="Bolívar Aponte Rolón" w:date="2024-09-05T11:12:00Z">
        <w:r>
          <w:rPr/>
          <w:t xml:space="preserve"> and Figure S8e; </w:t>
        </w:r>
      </w:ins>
      <w:ins w:id="421" w:author="Bolívar Aponte Rolón" w:date="2024-09-05T11:12:00Z">
        <w:r>
          <w:rPr>
            <w:i/>
            <w:iCs/>
          </w:rPr>
          <w:t>p</w:t>
        </w:r>
      </w:ins>
      <w:ins w:id="422" w:author="Bolívar Aponte Rolón" w:date="2024-09-05T11:12:00Z">
        <w:r>
          <w:rPr/>
          <w:t xml:space="preserve"> &lt; .01), while the </w:t>
        </w:r>
      </w:ins>
      <w:ins w:id="423" w:author="Bolívar Aponte Rolón" w:date="2024-09-05T11:12:00Z">
        <w:r>
          <w:rPr>
            <w:i/>
            <w:iCs/>
          </w:rPr>
          <w:t>E-low</w:t>
        </w:r>
      </w:ins>
      <w:ins w:id="424" w:author="Bolívar Aponte Rolón" w:date="2024-09-05T11:12:00Z">
        <w:r>
          <w:rPr/>
          <w:t xml:space="preserve"> treatment did not have a significant correlation (</w:t>
        </w:r>
      </w:ins>
      <w:hyperlink w:anchor="tbl-linearreg">
        <w:ins w:id="425" w:author="Bolívar Aponte Rolón" w:date="2024-09-05T11:12:00Z">
          <w:r>
            <w:rPr>
              <w:rStyle w:val="Hyperlink"/>
            </w:rPr>
            <w:t>Table 3</w:t>
          </w:r>
        </w:ins>
      </w:hyperlink>
      <w:ins w:id="426" w:author="Bolívar Aponte Rolón" w:date="2024-09-05T11:12:00Z">
        <w:r>
          <w:rPr/>
          <w:t xml:space="preserve"> and Figure S8e; </w:t>
        </w:r>
      </w:ins>
      <w:ins w:id="427" w:author="Bolívar Aponte Rolón" w:date="2024-09-05T11:12:00Z">
        <w:r>
          <w:rPr>
            <w:i/>
            <w:iCs/>
          </w:rPr>
          <w:t>p</w:t>
        </w:r>
      </w:ins>
      <w:ins w:id="428" w:author="Bolívar Aponte Rolón" w:date="2024-09-05T11:12:00Z">
        <w:r>
          <w:rPr/>
          <w:t xml:space="preserve"> = 0.81)</w:t>
        </w:r>
      </w:ins>
      <w:ins w:id="429" w:author="Bolívar Aponte Rolón" w:date="2024-09-05T11:12:00Z">
        <w:del w:id="430" w:author="Van Bael, Sunshine A" w:date="2024-09-17T15:24:00Z">
          <w:r>
            <w:rPr/>
            <w:delText xml:space="preserve"> </w:delText>
          </w:r>
        </w:del>
      </w:ins>
      <w:ins w:id="431" w:author="Bolívar Aponte Rolón" w:date="2024-09-05T11:12:00Z">
        <w:r>
          <w:rPr/>
          <w:t>.</w:t>
        </w:r>
      </w:ins>
    </w:p>
    <w:p>
      <w:pPr>
        <w:pStyle w:val="BodyText"/>
        <w:rPr/>
      </w:pPr>
      <w:ins w:id="433" w:author="Bolívar Aponte Rolón" w:date="2024-09-05T11:12:00Z">
        <w:r>
          <w:rPr/>
          <w:t xml:space="preserve">Leaf thickness and LMA have opposite outcomes in plants’ response to herbivory. The best-fit for our GLMMs showed that fixed effects LT, LMA, and </w:t>
        </w:r>
      </w:ins>
      <w:ins w:id="434" w:author="Bolívar Aponte Rolón" w:date="2024-09-05T11:12:00Z">
        <w:r>
          <w:rPr>
            <w:i/>
            <w:iCs/>
          </w:rPr>
          <w:t>E-high</w:t>
        </w:r>
      </w:ins>
      <w:ins w:id="435" w:author="Bolívar Aponte Rolón" w:date="2024-09-05T11:12:00Z">
        <w:r>
          <w:rPr/>
          <w:t xml:space="preserve"> treatment group were statistically significant predictors of herbivory damage (</w:t>
        </w:r>
      </w:ins>
      <w:hyperlink w:anchor="tbl-tableGLMM">
        <w:ins w:id="436" w:author="Bolívar Aponte Rolón" w:date="2024-09-05T11:12:00Z">
          <w:r>
            <w:rPr>
              <w:rStyle w:val="Hyperlink"/>
            </w:rPr>
            <w:t>Table 4</w:t>
          </w:r>
        </w:ins>
      </w:hyperlink>
      <w:ins w:id="437" w:author="Bolívar Aponte Rolón" w:date="2024-09-05T11:12:00Z">
        <w:r>
          <w:rPr/>
          <w:t xml:space="preserve">). No measure of FEF abundance or diversity was present in the final model. Leaf mass per area was a significant positive predictor of herbivory with the greatest effect size (estimate = 823.6, </w:t>
        </w:r>
      </w:ins>
      <w:ins w:id="438" w:author="Bolívar Aponte Rolón" w:date="2024-09-05T11:12:00Z">
        <w:r>
          <w:rPr>
            <w:i/>
            <w:iCs/>
          </w:rPr>
          <w:t>t</w:t>
        </w:r>
      </w:ins>
      <w:ins w:id="439" w:author="Bolívar Aponte Rolón" w:date="2024-09-05T11:12:00Z">
        <w:r>
          <w:rPr/>
          <w:t xml:space="preserve">(200) = 2.65 </w:t>
        </w:r>
      </w:ins>
      <w:ins w:id="440" w:author="Bolívar Aponte Rolón" w:date="2024-09-05T11:12:00Z">
        <w:r>
          <w:rPr>
            <w:i/>
            <w:iCs/>
          </w:rPr>
          <w:t>p</w:t>
        </w:r>
      </w:ins>
      <w:ins w:id="441" w:author="Bolívar Aponte Rolón" w:date="2024-09-05T11:12:00Z">
        <w:r>
          <w:rPr/>
          <w:t xml:space="preserve"> &lt; .01). While LT is a significant negative predictor of herbivory damage (estimate = -0.01, </w:t>
        </w:r>
      </w:ins>
      <w:ins w:id="442" w:author="Bolívar Aponte Rolón" w:date="2024-09-05T11:12:00Z">
        <w:r>
          <w:rPr>
            <w:i/>
            <w:iCs/>
          </w:rPr>
          <w:t>t</w:t>
        </w:r>
      </w:ins>
      <w:ins w:id="443" w:author="Bolívar Aponte Rolón" w:date="2024-09-05T11:12:00Z">
        <w:r>
          <w:rPr/>
          <w:t xml:space="preserve">(200) = -3.16, </w:t>
        </w:r>
      </w:ins>
      <w:ins w:id="444" w:author="Bolívar Aponte Rolón" w:date="2024-09-05T11:12:00Z">
        <w:r>
          <w:rPr>
            <w:i/>
            <w:iCs/>
          </w:rPr>
          <w:t>p</w:t>
        </w:r>
      </w:ins>
      <w:ins w:id="445" w:author="Bolívar Aponte Rolón" w:date="2024-09-05T11:12:00Z">
        <w:r>
          <w:rPr/>
          <w:t xml:space="preserve"> &lt; .01) and </w:t>
        </w:r>
      </w:ins>
      <w:ins w:id="446" w:author="Bolívar Aponte Rolón" w:date="2024-09-05T11:12:00Z">
        <w:r>
          <w:rPr>
            <w:i/>
            <w:iCs/>
          </w:rPr>
          <w:t>E-high</w:t>
        </w:r>
      </w:ins>
      <w:ins w:id="447" w:author="Bolívar Aponte Rolón" w:date="2024-09-05T11:12:00Z">
        <w:r>
          <w:rPr/>
          <w:t xml:space="preserve"> as well (estimate = -0.75, </w:t>
        </w:r>
      </w:ins>
      <w:ins w:id="448" w:author="Bolívar Aponte Rolón" w:date="2024-09-05T11:12:00Z">
        <w:r>
          <w:rPr>
            <w:i/>
            <w:iCs/>
          </w:rPr>
          <w:t>t</w:t>
        </w:r>
      </w:ins>
      <w:ins w:id="449" w:author="Bolívar Aponte Rolón" w:date="2024-09-05T11:12:00Z">
        <w:r>
          <w:rPr/>
          <w:t xml:space="preserve">(200) = -6.16, </w:t>
        </w:r>
      </w:ins>
      <w:ins w:id="450" w:author="Bolívar Aponte Rolón" w:date="2024-09-05T11:12:00Z">
        <w:r>
          <w:rPr>
            <w:i/>
            <w:iCs/>
          </w:rPr>
          <w:t>p</w:t>
        </w:r>
      </w:ins>
      <w:ins w:id="451" w:author="Bolívar Aponte Rolón" w:date="2024-09-05T11:12:00Z">
        <w:r>
          <w:rPr/>
          <w:t xml:space="preserve"> &lt; .001). The best fit model for pathogen damage did not reveal any of the LFTs as significant predictors (</w:t>
        </w:r>
      </w:ins>
      <w:hyperlink w:anchor="tbl-tableGLMM">
        <w:ins w:id="452" w:author="Bolívar Aponte Rolón" w:date="2024-09-05T11:12:00Z">
          <w:r>
            <w:rPr>
              <w:rStyle w:val="Hyperlink"/>
            </w:rPr>
            <w:t>Table 4</w:t>
          </w:r>
        </w:ins>
      </w:hyperlink>
      <w:ins w:id="453" w:author="Bolívar Aponte Rolón" w:date="2024-09-05T11:12:00Z">
        <w:r>
          <w:rPr/>
          <w:t xml:space="preserve">). Like our previous model, no measure of FEF abundance or diversity was present in final model. Even though it was not significant, LMA showed the greatest effect size (estimate = 225.62, </w:t>
        </w:r>
      </w:ins>
      <w:ins w:id="454" w:author="Bolívar Aponte Rolón" w:date="2024-09-05T11:12:00Z">
        <w:r>
          <w:rPr>
            <w:i/>
            <w:iCs/>
          </w:rPr>
          <w:t>t</w:t>
        </w:r>
      </w:ins>
      <w:ins w:id="455" w:author="Bolívar Aponte Rolón" w:date="2024-09-05T11:12:00Z">
        <w:r>
          <w:rPr/>
          <w:t xml:space="preserve">(352) = 1.61, </w:t>
        </w:r>
      </w:ins>
      <w:ins w:id="456" w:author="Bolívar Aponte Rolón" w:date="2024-09-05T11:12:00Z">
        <w:r>
          <w:rPr>
            <w:i/>
            <w:iCs/>
          </w:rPr>
          <w:t>p</w:t>
        </w:r>
      </w:ins>
      <w:ins w:id="457" w:author="Bolívar Aponte Rolón" w:date="2024-09-05T11:12:00Z">
        <w:r>
          <w:rPr/>
          <w:t xml:space="preserve"> = .25).</w:t>
        </w:r>
      </w:ins>
    </w:p>
    <w:p>
      <w:pPr>
        <w:pStyle w:val="Heading1"/>
        <w:rPr/>
      </w:pPr>
      <w:bookmarkStart w:id="16" w:name="discussion"/>
      <w:r>
        <w:rPr/>
        <w:t>6. Discussion</w:t>
      </w:r>
    </w:p>
    <w:p>
      <w:pPr>
        <w:pStyle w:val="FirstParagraph"/>
        <w:rPr/>
      </w:pPr>
      <w:r>
        <w:rPr/>
        <w:t>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w:t>
      </w:r>
      <w:ins w:id="458" w:author="Van Bael, Sunshine A" w:date="2024-09-17T15:23:00Z">
        <w:r>
          <w:rPr/>
          <w:t xml:space="preserve"> </w:t>
        </w:r>
      </w:ins>
      <w:del w:id="459" w:author="Bolívar Aponte Rolón" w:date="2024-08-19T16:03:00Z">
        <w:r>
          <w:rPr/>
          <w:delText xml:space="preserve"> improve and leaf traits </w:delText>
        </w:r>
      </w:del>
      <w:r>
        <w:rPr/>
        <w:t xml:space="preserve">work to improve leaf defenses against generalist herbivores and pathogens in tropical trees. Across all host species, we saw that the </w:t>
      </w:r>
      <w:del w:id="460" w:author="Bolívar Aponte Rolón" w:date="2024-08-19T15:48:00Z">
        <w:r>
          <w:rPr>
            <w:i/>
            <w:iCs/>
          </w:rPr>
          <w:delText>E+</w:delText>
        </w:r>
      </w:del>
      <w:ins w:id="461" w:author="Bolívar Aponte Rolón" w:date="2024-08-19T15:48:00Z">
        <w:r>
          <w:rPr>
            <w:i/>
            <w:iCs/>
          </w:rPr>
          <w:t>E-high</w:t>
        </w:r>
      </w:ins>
      <w:r>
        <w:rPr/>
        <w:t xml:space="preserve"> treatment group exhibited lower herbivory damage than the </w:t>
      </w:r>
      <w:del w:id="462" w:author="Bolívar Aponte Rolón" w:date="2024-08-19T15:47:00Z">
        <w:r>
          <w:rPr>
            <w:i/>
            <w:iCs/>
          </w:rPr>
          <w:delText>E-</w:delText>
        </w:r>
      </w:del>
      <w:ins w:id="463" w:author="Bolívar Aponte Rolón" w:date="2024-08-19T15:47:00Z">
        <w:r>
          <w:rPr>
            <w:i/>
            <w:iCs/>
          </w:rPr>
          <w:t>E-low</w:t>
        </w:r>
      </w:ins>
      <w:r>
        <w:rPr/>
        <w:t xml:space="preserve"> treatment group. At the host species level, we saw that </w:t>
      </w:r>
      <w:del w:id="464" w:author="Bolívar Aponte Rolón" w:date="2024-08-19T15:48:00Z">
        <w:r>
          <w:rPr>
            <w:i/>
            <w:iCs/>
          </w:rPr>
          <w:delText>E+</w:delText>
        </w:r>
      </w:del>
      <w:ins w:id="465" w:author="Bolívar Aponte Rolón" w:date="2024-08-19T15:48:00Z">
        <w:r>
          <w:rPr>
            <w:i/>
            <w:iCs/>
          </w:rPr>
          <w:t>E-high</w:t>
        </w:r>
      </w:ins>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del w:id="475" w:author="Bolívar Aponte Rolón" w:date="2024-09-05T16:32:00Z"/>
        </w:rPr>
      </w:pPr>
      <w:del w:id="466" w:author="Bolívar Aponte Rolón" w:date="2024-09-05T16:32:00Z">
        <w:r>
          <w:rPr/>
          <w:delText xml:space="preserve">Our GLMM analysis allowed us to look at FEF and leaf traits at the same time; for herbivory damage we observed only LMA, LT and </w:delText>
        </w:r>
      </w:del>
      <w:del w:id="467" w:author="Bolívar Aponte Rolón" w:date="2024-08-19T15:48:00Z">
        <w:r>
          <w:rPr>
            <w:i/>
            <w:iCs/>
          </w:rPr>
          <w:delText>E+</w:delText>
        </w:r>
      </w:del>
      <w:del w:id="468" w:author="Bolívar Aponte Rolón" w:date="2024-09-05T16:32:00Z">
        <w:r>
          <w:rPr>
            <w:i/>
            <w:iCs/>
          </w:rPr>
          <w:delTex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delText>
        </w:r>
      </w:del>
      <w:del w:id="469" w:author="Bolívar Aponte Rolón" w:date="2024-08-19T15:48:00Z">
        <w:r>
          <w:rPr>
            <w:i/>
            <w:iCs/>
          </w:rPr>
          <w:delText>E+</w:delText>
        </w:r>
      </w:del>
      <w:del w:id="470" w:author="Bolívar Aponte Rolón" w:date="2024-09-05T16:32:00Z">
        <w:r>
          <w:rPr>
            <w:i/>
            <w:iCs/>
          </w:rPr>
          <w:delText xml:space="preserve"> group positively correlating to herbivory and </w:delText>
        </w:r>
      </w:del>
      <w:del w:id="471" w:author="Bolívar Aponte Rolón" w:date="2024-08-19T15:47:00Z">
        <w:r>
          <w:rPr>
            <w:i/>
            <w:iCs/>
          </w:rPr>
          <w:delText>E-</w:delText>
        </w:r>
      </w:del>
      <w:del w:id="472" w:author="Bolívar Aponte Rolón" w:date="2024-09-05T16:32:00Z">
        <w:r>
          <w:rPr>
            <w:i/>
            <w:iCs/>
          </w:rPr>
          <w:delTex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delText>
        </w:r>
      </w:del>
      <w:del w:id="473" w:author="Bolívar Aponte Rolón" w:date="2024-08-19T15:48:00Z">
        <w:r>
          <w:rPr>
            <w:i/>
            <w:iCs/>
          </w:rPr>
          <w:delText>E+</w:delText>
        </w:r>
      </w:del>
      <w:del w:id="474" w:author="Bolívar Aponte Rolón" w:date="2024-09-05T16:32:00Z">
        <w:r>
          <w:rPr/>
          <w:delText xml:space="preserve"> treatment group, also played a strong role in predicting herbivory, but less so diversity and community composition. </w:delText>
        </w:r>
      </w:del>
    </w:p>
    <w:p>
      <w:pPr>
        <w:pStyle w:val="BodyText"/>
        <w:rPr>
          <w:del w:id="505" w:author="Bolívar Aponte Rolón" w:date="2024-09-05T16:32:00Z"/>
        </w:rPr>
      </w:pPr>
      <w:del w:id="476" w:author="Bolívar Aponte Rolón" w:date="2024-09-05T16:32:00Z">
        <w:r>
          <w:rPr/>
          <w:delTex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delText>
        </w:r>
      </w:del>
      <w:del w:id="477" w:author="Bolívar Aponte Rolón" w:date="2024-08-19T15:48:00Z">
        <w:r>
          <w:rPr>
            <w:i/>
            <w:iCs/>
          </w:rPr>
          <w:delText>E+</w:delText>
        </w:r>
      </w:del>
      <w:del w:id="478" w:author="Bolívar Aponte Rolón" w:date="2024-09-05T16:32:00Z">
        <w:r>
          <w:rPr>
            <w:i/>
            <w:iCs/>
          </w:rPr>
          <w:delText xml:space="preserve"> group had equal or slightly higher pathogen damage than the </w:delText>
        </w:r>
      </w:del>
      <w:del w:id="479" w:author="Bolívar Aponte Rolón" w:date="2024-08-19T15:47:00Z">
        <w:r>
          <w:rPr>
            <w:i/>
            <w:iCs/>
          </w:rPr>
          <w:delText>E-</w:delText>
        </w:r>
      </w:del>
      <w:del w:id="480" w:author="Bolívar Aponte Rolón" w:date="2024-09-05T16:32:00Z">
        <w:r>
          <w:rPr>
            <w:i/>
            <w:iCs/>
          </w:rPr>
          <w:delText xml:space="preserve"> group in all tree species (Figure S6b). The best-fit GLMM for pathogen damage showed LMA and LT as weak predictors (Table 2). On the other hand, with simple linear regressions we saw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delText>
        </w:r>
      </w:del>
      <w:del w:id="481" w:author="Bolívar Aponte Rolón" w:date="2024-08-19T15:48:00Z">
        <w:r>
          <w:rPr>
            <w:i/>
            <w:iCs/>
          </w:rPr>
          <w:delText>E+</w:delText>
        </w:r>
      </w:del>
      <w:del w:id="482" w:author="Bolívar Aponte Rolón" w:date="2024-09-05T16:32:00Z">
        <w:r>
          <w:rPr>
            <w:i/>
            <w:iCs/>
          </w:rPr>
          <w:delText xml:space="preserve"> group as Shannon diversity increased, but the </w:delText>
        </w:r>
      </w:del>
      <w:del w:id="483" w:author="Bolívar Aponte Rolón" w:date="2024-08-19T15:47:00Z">
        <w:r>
          <w:rPr>
            <w:i/>
            <w:iCs/>
          </w:rPr>
          <w:delText>E-</w:delText>
        </w:r>
      </w:del>
      <w:del w:id="484" w:author="Bolívar Aponte Rolón" w:date="2024-09-05T16:32:00Z">
        <w:r>
          <w:rPr/>
          <w:delText xml:space="preserve"> group did not (Figure S8e). González-Tauber (2016) found the opposite trend when examining </w:delText>
        </w:r>
      </w:del>
      <w:del w:id="485" w:author="Bolívar Aponte Rolón" w:date="2024-09-05T16:32:00Z">
        <w:r>
          <w:rPr>
            <w:i/>
            <w:iCs/>
          </w:rPr>
          <w:delText>in vitro</w:delText>
        </w:r>
      </w:del>
      <w:del w:id="486" w:author="Bolívar Aponte Rolón" w:date="2024-09-05T16:32:00Z">
        <w:r>
          <w:rPr/>
          <w:delText xml:space="preserve"> the inhibitory effects of the most abundant genera (</w:delText>
        </w:r>
      </w:del>
      <w:del w:id="487" w:author="Bolívar Aponte Rolón" w:date="2024-09-05T16:32:00Z">
        <w:r>
          <w:rPr>
            <w:i/>
            <w:iCs/>
          </w:rPr>
          <w:delText>Mycosphaerella</w:delText>
        </w:r>
      </w:del>
      <w:del w:id="488" w:author="Bolívar Aponte Rolón" w:date="2024-09-05T16:32:00Z">
        <w:r>
          <w:rPr/>
          <w:delText xml:space="preserve"> sp., </w:delText>
        </w:r>
      </w:del>
      <w:del w:id="489" w:author="Bolívar Aponte Rolón" w:date="2024-09-05T16:32:00Z">
        <w:r>
          <w:rPr>
            <w:i/>
            <w:iCs/>
          </w:rPr>
          <w:delText>Xylaria</w:delText>
        </w:r>
      </w:del>
      <w:del w:id="490" w:author="Bolívar Aponte Rolón" w:date="2024-09-05T16:32:00Z">
        <w:r>
          <w:rPr/>
          <w:delText xml:space="preserve"> sp., </w:delText>
        </w:r>
      </w:del>
      <w:del w:id="491" w:author="Bolívar Aponte Rolón" w:date="2024-09-05T16:32:00Z">
        <w:r>
          <w:rPr>
            <w:i/>
            <w:iCs/>
          </w:rPr>
          <w:delText>Diaporthe</w:delText>
        </w:r>
      </w:del>
      <w:del w:id="492" w:author="Bolívar Aponte Rolón" w:date="2024-09-05T16:32:00Z">
        <w:r>
          <w:rPr/>
          <w:delText xml:space="preserve"> sp., and </w:delText>
        </w:r>
      </w:del>
      <w:del w:id="493" w:author="Bolívar Aponte Rolón" w:date="2024-09-05T16:32:00Z">
        <w:r>
          <w:rPr>
            <w:i/>
            <w:iCs/>
          </w:rPr>
          <w:delText>Penicillium</w:delText>
        </w:r>
      </w:del>
      <w:del w:id="494" w:author="Bolívar Aponte Rolón" w:date="2024-09-05T16:32:00Z">
        <w:r>
          <w:rPr/>
          <w:delText xml:space="preserve"> sp.) in FEF communities isolated from the southern temperate tree </w:delText>
        </w:r>
      </w:del>
      <w:del w:id="495" w:author="Bolívar Aponte Rolón" w:date="2024-09-05T16:32:00Z">
        <w:r>
          <w:rPr>
            <w:i/>
            <w:iCs/>
          </w:rPr>
          <w:delText>Embothrium coccineum</w:delText>
        </w:r>
      </w:del>
      <w:del w:id="496" w:author="Bolívar Aponte Rolón" w:date="2024-09-05T16:32:00Z">
        <w:r>
          <w:rPr/>
          <w:delText xml:space="preserve"> against three common pathogens (</w:delText>
        </w:r>
      </w:del>
      <w:del w:id="497" w:author="Bolívar Aponte Rolón" w:date="2024-09-05T16:32:00Z">
        <w:r>
          <w:rPr>
            <w:i/>
            <w:iCs/>
          </w:rPr>
          <w:delText>Botrytis cinerea</w:delText>
        </w:r>
      </w:del>
      <w:del w:id="498" w:author="Bolívar Aponte Rolón" w:date="2024-09-05T16:32:00Z">
        <w:r>
          <w:rPr/>
          <w:delText xml:space="preserve">, </w:delText>
        </w:r>
      </w:del>
      <w:del w:id="499" w:author="Bolívar Aponte Rolón" w:date="2024-09-05T16:32:00Z">
        <w:r>
          <w:rPr>
            <w:i/>
            <w:iCs/>
          </w:rPr>
          <w:delText>Fusarium oxysporum</w:delText>
        </w:r>
      </w:del>
      <w:del w:id="500" w:author="Bolívar Aponte Rolón" w:date="2024-09-05T16:32:00Z">
        <w:r>
          <w:rPr/>
          <w:delText xml:space="preserve"> and </w:delText>
        </w:r>
      </w:del>
      <w:del w:id="501" w:author="Bolívar Aponte Rolón" w:date="2024-09-05T16:32:00Z">
        <w:r>
          <w:rPr>
            <w:i/>
            <w:iCs/>
          </w:rPr>
          <w:delText>Ceratocystis pilifera</w:delText>
        </w:r>
      </w:del>
      <w:del w:id="502" w:author="Bolívar Aponte Rolón" w:date="2024-09-05T16:32:00Z">
        <w:r>
          <w:rPr/>
          <w:delText xml:space="preserve">). In our case, it is possible that the FEF abundance and diversity acquired from spore-fall have a synergistic interaction with </w:delText>
        </w:r>
      </w:del>
      <w:del w:id="503" w:author="Bolívar Aponte Rolón" w:date="2024-09-05T16:32:00Z">
        <w:r>
          <w:rPr>
            <w:i/>
            <w:iCs/>
          </w:rPr>
          <w:delText>Calonectria</w:delText>
        </w:r>
      </w:del>
      <w:del w:id="504" w:author="Bolívar Aponte Rolón" w:date="2024-09-05T16:32:00Z">
        <w:r>
          <w:rPr/>
          <w:delText xml:space="preserve"> sp., thus outweighing any benefits provided by single-species interactions, ultimately increasing pathogen damage intensity.</w:delText>
        </w:r>
      </w:del>
    </w:p>
    <w:p>
      <w:pPr>
        <w:pStyle w:val="BodyText"/>
        <w:rPr/>
      </w:pPr>
      <w:del w:id="506" w:author="Bolívar Aponte Rolón" w:date="2024-09-05T16:32:00Z">
        <w:r>
          <w:rPr/>
          <w:delTex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delText>
        </w:r>
      </w:del>
      <w:del w:id="507" w:author="Bolívar Aponte Rolón" w:date="2024-09-05T16:32:00Z">
        <w:r>
          <w:rPr>
            <w:i/>
            <w:iCs/>
          </w:rPr>
          <w:delText>Dypteryx</w:delText>
        </w:r>
      </w:del>
      <w:ins w:id="508" w:author="Bolívar Aponte Rolón" w:date="2024-09-24T16:24:20Z">
        <w:r>
          <w:rPr>
            <w:i/>
            <w:iCs/>
          </w:rPr>
          <w:t>Dipteryx</w:t>
        </w:r>
      </w:ins>
      <w:del w:id="509" w:author="Bolívar Aponte Rolón" w:date="2024-09-05T16:32:00Z">
        <w:r>
          <w:rPr>
            <w:i/>
            <w:iCs/>
          </w:rPr>
          <w:delText xml:space="preserve"> sp.) or had much variability (i.e., C. alliodora) (Figure 5a). Species with relatively high values of ACI, LMA, and LPS like C. cainito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delText>
        </w:r>
      </w:del>
      <w:ins w:id="510" w:author="Bolívar Aponte Rolón" w:date="2024-09-05T16:32:00Z">
        <w:r>
          <w:rPr/>
          <w:t>The leaf economic spectrum (LES) provides a framework for interpreting results based on the functional traits that can have an important role in understanding tripartite plant-insect-pathogen interaction</w:t>
        </w:r>
      </w:ins>
      <w:ins w:id="511" w:author="Van Bael, Sunshine A" w:date="2024-09-17T15:07:00Z">
        <w:r>
          <w:rPr/>
          <w:t>s</w:t>
        </w:r>
      </w:ins>
      <w:ins w:id="512" w:author="Bolívar Aponte Rolón" w:date="2024-09-05T16:32:00Z">
        <w:r>
          <w:rPr/>
          <w:t xml:space="preserve">. The LES describes how LFTs with high values are characteristic of long-lived versus short-lived leaves </w:t>
        </w:r>
      </w:ins>
      <w:ins w:id="513" w:author="Van Bael, Sunshine A" w:date="2024-09-17T15:08:00Z">
        <w:r>
          <w:rPr/>
          <w:t>(</w:t>
        </w:r>
      </w:ins>
      <w:ins w:id="514" w:author="Bolívar Aponte Rolón" w:date="2024-09-05T16:32:00Z">
        <w:r>
          <w:rPr/>
          <w:t xml:space="preserve">Poorter &amp; Bongers </w:t>
        </w:r>
      </w:ins>
      <w:ins w:id="515" w:author="Bolívar Aponte Rolón" w:date="2024-09-05T16:32:00Z">
        <w:del w:id="516" w:author="Van Bael, Sunshine A" w:date="2024-09-17T15:08:00Z">
          <w:r>
            <w:rPr/>
            <w:delText>(</w:delText>
          </w:r>
        </w:del>
      </w:ins>
      <w:ins w:id="517" w:author="Bolívar Aponte Rolón" w:date="2024-09-05T16:32:00Z">
        <w:r>
          <w:rPr/>
          <w:t>2006). The LES</w:t>
        </w:r>
      </w:ins>
      <w:ins w:id="518" w:author="Bolívar Aponte Rolón" w:date="2024-09-05T16:32:00Z">
        <w:del w:id="519" w:author="Sanchez, Mareli" w:date="2024-09-19T17:03:00Z">
          <w:r>
            <w:rPr/>
            <w:delText>,</w:delText>
          </w:r>
        </w:del>
      </w:ins>
      <w:ins w:id="520" w:author="Bolívar Aponte Rolón" w:date="2024-09-05T16:32:00Z">
        <w:r>
          <w:rPr/>
          <w:t xml:space="preserve"> thus acts as a host-imposed filter which FEF communities must overcome to colonize leaf tissue, assemble, and carry out their life cycle. Th</w:t>
        </w:r>
      </w:ins>
      <w:ins w:id="521" w:author="Van Bael, Sunshine A" w:date="2024-09-17T15:08:00Z">
        <w:r>
          <w:rPr/>
          <w:t>r</w:t>
        </w:r>
      </w:ins>
      <w:ins w:id="522" w:author="Bolívar Aponte Rolón" w:date="2024-09-05T16:32:00Z">
        <w:r>
          <w:rPr/>
          <w:t xml:space="preserve">ough this lens we found partial support for predictions: 2) </w:t>
        </w:r>
      </w:ins>
      <w:ins w:id="523" w:author="Bolívar Aponte Rolón" w:date="2024-09-05T16:32:00Z">
        <w:r>
          <w:rPr>
            <w:i/>
            <w:iCs/>
          </w:rPr>
          <w:t>tree species with leaf functional traits on the low end of the LES would have less herbivory and pathogen damage when treated with high FEF loads (</w:t>
        </w:r>
      </w:ins>
      <w:ins w:id="524" w:author="Bolívar Aponte Rolón" w:date="2024-09-05T16:32:00Z">
        <w:r>
          <w:rPr/>
          <w:t>E-high</w:t>
        </w:r>
      </w:ins>
      <w:ins w:id="525" w:author="Bolívar Aponte Rolón" w:date="2024-09-05T16:32:00Z">
        <w:r>
          <w:rPr>
            <w:i/>
            <w:iCs/>
          </w:rPr>
          <w:t>) compared to their low FEF counterparts (</w:t>
        </w:r>
      </w:ins>
      <w:ins w:id="526" w:author="Bolívar Aponte Rolón" w:date="2024-09-05T16:32:00Z">
        <w:r>
          <w:rPr/>
          <w:t>E-low</w:t>
        </w:r>
      </w:ins>
      <w:ins w:id="527" w:author="Bolívar Aponte Rolón" w:date="2024-09-05T16:32:00Z">
        <w:r>
          <w:rPr>
            <w:i/>
            <w:iCs/>
          </w:rPr>
          <w:t>)</w:t>
        </w:r>
      </w:ins>
      <w:ins w:id="528" w:author="Bolívar Aponte Rolón" w:date="2024-09-05T16:32:00Z">
        <w:r>
          <w:rPr/>
          <w:t xml:space="preserve">; and 3) </w:t>
        </w:r>
      </w:ins>
      <w:ins w:id="529" w:author="Bolívar Aponte Rolón" w:date="2024-09-05T16:32:00Z">
        <w:r>
          <w:rPr>
            <w:i/>
            <w:iCs/>
          </w:rPr>
          <w:t>tree species with leaf functional traits o</w:t>
        </w:r>
      </w:ins>
      <w:ins w:id="530" w:author="Bolívar Aponte Rolón" w:date="2024-09-05T16:32:00Z">
        <w:del w:id="531" w:author="Van Bael, Sunshine A" w:date="2024-09-17T15:09:00Z">
          <w:r>
            <w:rPr>
              <w:i/>
              <w:iCs/>
            </w:rPr>
            <w:delText>f</w:delText>
          </w:r>
        </w:del>
      </w:ins>
      <w:ins w:id="532" w:author="Van Bael, Sunshine A" w:date="2024-09-17T15:09:00Z">
        <w:r>
          <w:rPr>
            <w:i/>
            <w:iCs/>
          </w:rPr>
          <w:t>n</w:t>
        </w:r>
      </w:ins>
      <w:ins w:id="533" w:author="Bolívar Aponte Rolón" w:date="2024-09-05T16:32:00Z">
        <w:r>
          <w:rPr>
            <w:i/>
            <w:iCs/>
          </w:rPr>
          <w:t xml:space="preserve"> the high side of the LES treated with high FEF loads (</w:t>
        </w:r>
      </w:ins>
      <w:ins w:id="534" w:author="Bolívar Aponte Rolón" w:date="2024-09-05T16:32:00Z">
        <w:r>
          <w:rPr/>
          <w:t>E-high</w:t>
        </w:r>
      </w:ins>
      <w:ins w:id="535" w:author="Bolívar Aponte Rolón" w:date="2024-09-05T16:32:00Z">
        <w:r>
          <w:rPr>
            <w:i/>
            <w:iCs/>
          </w:rPr>
          <w:t>) would have no differences in herbivory and pathogen damage compared to their low FEF counterparts (</w:t>
        </w:r>
      </w:ins>
      <w:ins w:id="536" w:author="Bolívar Aponte Rolón" w:date="2024-09-05T16:32:00Z">
        <w:r>
          <w:rPr/>
          <w:t>E-low</w:t>
        </w:r>
      </w:ins>
      <w:ins w:id="537" w:author="Bolívar Aponte Rolón" w:date="2024-09-05T16:32:00Z">
        <w:r>
          <w:rPr>
            <w:i/>
            <w:iCs/>
          </w:rPr>
          <w:t>)</w:t>
        </w:r>
      </w:ins>
      <w:ins w:id="538" w:author="Bolívar Aponte Rolón" w:date="2024-09-05T16:32:00Z">
        <w:r>
          <w:rPr/>
          <w:t>. While we did not measure leaf lifespan directly, we interpret the values obtained for the LFTs we measured as proxies for leaf lifespan, with the caveat that the traits were measured on seedlings and leaves were relatively young (&lt; 150 days</w:t>
        </w:r>
      </w:ins>
      <w:ins w:id="539" w:author="Van Bael, Sunshine A" w:date="2024-09-17T15:10:00Z">
        <w:r>
          <w:rPr/>
          <w:t xml:space="preserve"> old</w:t>
        </w:r>
      </w:ins>
      <w:ins w:id="540" w:author="Bolívar Aponte Rolón" w:date="2024-09-05T16:32:00Z">
        <w:r>
          <w:rPr/>
          <w:t xml:space="preserve">). </w:t>
        </w:r>
      </w:ins>
      <w:ins w:id="541" w:author="Bolívar Aponte Rolón" w:date="2024-09-05T16:32:00Z">
        <w:del w:id="542" w:author="Sanchez, Mareli" w:date="2024-09-19T17:05:00Z">
          <w:r>
            <w:rPr/>
            <w:delText xml:space="preserve">We saw that </w:delText>
          </w:r>
        </w:del>
      </w:ins>
      <w:ins w:id="543" w:author="Sanchez, Mareli" w:date="2024-09-19T17:05:00Z">
        <w:r>
          <w:rPr/>
          <w:t>S</w:t>
        </w:r>
      </w:ins>
      <w:ins w:id="544" w:author="Bolívar Aponte Rolón" w:date="2024-09-05T16:32:00Z">
        <w:del w:id="545" w:author="Sanchez, Mareli" w:date="2024-09-19T17:05:00Z">
          <w:r>
            <w:rPr/>
            <w:delText>s</w:delText>
          </w:r>
        </w:del>
      </w:ins>
      <w:ins w:id="546" w:author="Bolívar Aponte Rolón" w:date="2024-09-05T16:32:00Z">
        <w:r>
          <w:rPr/>
          <w:t xml:space="preserve">pecies with relatively low values of ACI, LMA, and LPS (Figures S2 - S5) constrained in the PC1 axis (Figure 4b) </w:t>
        </w:r>
      </w:ins>
      <w:ins w:id="547" w:author="Bolívar Aponte Rolón" w:date="2024-09-05T16:32:00Z">
        <w:commentRangeStart w:id="0"/>
        <w:r>
          <w:rPr/>
          <w:t>experienced very little herbivory damage (i.</w:t>
        </w:r>
      </w:ins>
      <w:r>
        <w:rPr/>
      </w:r>
      <w:ins w:id="548" w:author="Bolívar Aponte Rolón" w:date="2024-09-05T16:32:00Z">
        <w:commentRangeEnd w:id="0"/>
        <w:r>
          <w:commentReference w:id="0"/>
        </w:r>
        <w:r>
          <w:rPr/>
          <w:t xml:space="preserve">e., </w:t>
        </w:r>
      </w:ins>
      <w:ins w:id="549" w:author="Bolívar Aponte Rolón" w:date="2024-09-05T16:32:00Z">
        <w:r>
          <w:rPr>
            <w:i/>
            <w:iCs/>
          </w:rPr>
          <w:t>Dipteryx</w:t>
        </w:r>
      </w:ins>
      <w:ins w:id="550" w:author="Bolívar Aponte Rolón" w:date="2024-09-05T16:32:00Z">
        <w:r>
          <w:rPr/>
          <w:t xml:space="preserve"> sp.) or had much variability (i.e., </w:t>
        </w:r>
      </w:ins>
      <w:ins w:id="551" w:author="Bolívar Aponte Rolón" w:date="2024-09-05T16:32:00Z">
        <w:r>
          <w:rPr>
            <w:i/>
            <w:iCs/>
          </w:rPr>
          <w:t>C. alliodora</w:t>
        </w:r>
      </w:ins>
      <w:ins w:id="552" w:author="Bolívar Aponte Rolón" w:date="2024-09-05T16:32:00Z">
        <w:r>
          <w:rPr/>
          <w:t xml:space="preserve">) (Figure 5a). Species with relatively high values of ACI, LMA, and LPS like </w:t>
        </w:r>
      </w:ins>
      <w:ins w:id="553" w:author="Bolívar Aponte Rolón" w:date="2024-09-05T16:32:00Z">
        <w:r>
          <w:rPr>
            <w:i/>
            <w:iCs/>
          </w:rPr>
          <w:t>C. cainito</w:t>
        </w:r>
      </w:ins>
      <w:ins w:id="554" w:author="Bolívar Aponte Rolón" w:date="2024-09-05T16:32:00Z">
        <w:r>
          <w:rPr/>
          <w:t xml:space="preserve"> experienced low to moderate herbivory damage (Figure 5a). </w:t>
        </w:r>
      </w:ins>
      <w:del w:id="555" w:author="Bolívar Aponte Rolón" w:date="2024-09-24T16:49:56Z">
        <w:r>
          <w:rPr/>
          <w:commentReference w:id="1"/>
        </w:r>
      </w:del>
      <w:ins w:id="556" w:author="Bolívar Aponte Rolón" w:date="2024-09-05T16:32:00Z">
        <w:del w:id="557" w:author="Sanchez, Mareli" w:date="2024-09-19T17:10:00Z">
          <w:r>
            <w:rPr>
              <w:i/>
              <w:iCs/>
            </w:rPr>
            <w:delText>,</w:delText>
          </w:r>
        </w:del>
      </w:ins>
      <w:ins w:id="558" w:author="Van Bael, Sunshine A" w:date="2024-09-17T15:11:00Z">
        <w:del w:id="559" w:author="Bolívar Aponte Rolón" w:date="2024-09-24T16:49:56Z">
          <w:r>
            <w:rPr/>
            <w:delText xml:space="preserve"> that</w:delText>
          </w:r>
        </w:del>
      </w:ins>
      <w:del w:id="560" w:author="Bolívar Aponte Rolón" w:date="2024-09-24T16:49:56Z">
        <w:r>
          <w:rPr/>
          <w:commentReference w:id="2"/>
        </w:r>
      </w:del>
    </w:p>
    <w:p>
      <w:pPr>
        <w:pStyle w:val="BodyText"/>
        <w:rPr/>
      </w:pPr>
      <w:ins w:id="561" w:author="Bolívar Aponte Rolón" w:date="2024-09-05T16:32:00Z">
        <w:r>
          <w:rPr/>
          <w:t xml:space="preserve">Our GLMM analysis allowed us to look at FEF and leaf traits at the same time; </w:t>
        </w:r>
      </w:ins>
      <w:ins w:id="562" w:author="Bolívar Aponte Rolón" w:date="2024-09-05T16:32:00Z">
        <w:del w:id="563" w:author="Sanchez, Mareli" w:date="2024-09-20T16:34:00Z">
          <w:r>
            <w:rPr/>
            <w:delText xml:space="preserve">for herbivory damage </w:delText>
          </w:r>
        </w:del>
      </w:ins>
      <w:ins w:id="564" w:author="Bolívar Aponte Rolón" w:date="2024-09-05T16:32:00Z">
        <w:r>
          <w:rPr/>
          <w:t xml:space="preserve">we observed only LMA, LT and </w:t>
        </w:r>
      </w:ins>
      <w:ins w:id="565" w:author="Bolívar Aponte Rolón" w:date="2024-09-05T16:32:00Z">
        <w:r>
          <w:rPr>
            <w:i/>
            <w:iCs/>
          </w:rPr>
          <w:t>E-high</w:t>
        </w:r>
      </w:ins>
      <w:ins w:id="566" w:author="Bolívar Aponte Rolón" w:date="2024-09-05T16:32:00Z">
        <w:r>
          <w:rPr/>
          <w:t xml:space="preserve"> treatment group as strong predictors</w:t>
        </w:r>
      </w:ins>
      <w:ins w:id="567" w:author="Sanchez, Mareli" w:date="2024-09-20T16:34:00Z">
        <w:r>
          <w:rPr/>
          <w:t xml:space="preserve"> of herbivory damage</w:t>
        </w:r>
      </w:ins>
      <w:ins w:id="568" w:author="Bolívar Aponte Rolón" w:date="2024-09-05T16:32:00Z">
        <w:r>
          <w:rPr/>
          <w:t xml:space="preserve"> (</w:t>
        </w:r>
      </w:ins>
      <w:hyperlink w:anchor="tbl-tableGLMM">
        <w:ins w:id="569" w:author="Bolívar Aponte Rolón" w:date="2024-09-05T16:32:00Z">
          <w:r>
            <w:rPr>
              <w:rStyle w:val="Hyperlink"/>
            </w:rPr>
            <w:t>Table 5</w:t>
          </w:r>
        </w:ins>
      </w:hyperlink>
      <w:ins w:id="570" w:author="Bolívar Aponte Rolón" w:date="2024-09-05T16:32:00Z">
        <w:r>
          <w:rPr/>
          <w:t>). Using data from all the assays in simple linear regressions, FEF diversity and community composition correlated negatively with herbivory damage, since we saw reduced herbivory as Shannon diversity index increased (</w:t>
        </w:r>
      </w:ins>
      <w:hyperlink w:anchor="tbl-linearreg">
        <w:ins w:id="571" w:author="Bolívar Aponte Rolón" w:date="2024-09-05T16:32:00Z">
          <w:r>
            <w:rPr>
              <w:rStyle w:val="Hyperlink"/>
            </w:rPr>
            <w:t>Table 4</w:t>
          </w:r>
        </w:ins>
      </w:hyperlink>
      <w:ins w:id="572" w:author="Bolívar Aponte Rolón" w:date="2024-09-05T16:32:00Z">
        <w:r>
          <w:rPr/>
          <w:t xml:space="preserve">; black regression line in Figure S7e). As a caveat to these results, we saw an inverse relationship between the treatment groups with the </w:t>
        </w:r>
      </w:ins>
      <w:ins w:id="573" w:author="Bolívar Aponte Rolón" w:date="2024-09-05T16:32:00Z">
        <w:r>
          <w:rPr>
            <w:i/>
            <w:iCs/>
          </w:rPr>
          <w:t>E-high</w:t>
        </w:r>
      </w:ins>
      <w:ins w:id="574" w:author="Bolívar Aponte Rolón" w:date="2024-09-05T16:32:00Z">
        <w:r>
          <w:rPr/>
          <w:t xml:space="preserve"> group positively correlating to herbivory and </w:t>
        </w:r>
      </w:ins>
      <w:ins w:id="575" w:author="Bolívar Aponte Rolón" w:date="2024-09-05T16:32:00Z">
        <w:r>
          <w:rPr>
            <w:i/>
            <w:iCs/>
          </w:rPr>
          <w:t>E-low</w:t>
        </w:r>
      </w:ins>
      <w:ins w:id="576" w:author="Bolívar Aponte Rolón" w:date="2024-09-05T16:32:00Z">
        <w:r>
          <w:rPr/>
          <w:t xml:space="preserve"> group negatively correlating to herbivory (</w:t>
        </w:r>
      </w:ins>
      <w:hyperlink w:anchor="tbl-linearreg">
        <w:ins w:id="577" w:author="Bolívar Aponte Rolón" w:date="2024-09-05T16:32:00Z">
          <w:r>
            <w:rPr>
              <w:rStyle w:val="Hyperlink"/>
            </w:rPr>
            <w:t>Table 4</w:t>
          </w:r>
        </w:ins>
      </w:hyperlink>
      <w:ins w:id="578" w:author="Bolívar Aponte Rolón" w:date="2024-09-05T16:32:00Z">
        <w:r>
          <w:rPr/>
          <w:t xml:space="preserve">; yellow and pink regression lines, respectively, in Figure S7e). </w:t>
        </w:r>
      </w:ins>
      <w:ins w:id="579" w:author="Bolívar Aponte Rolón" w:date="2024-09-05T16:32:00Z">
        <w:commentRangeStart w:id="3"/>
        <w:r>
          <w:rPr/>
          <w:t xml:space="preserve">The contrast between GLMM and simple linear regressions point to the nuanced role of FEF diversity in combating herbivory; LFTs, LMA and LT, overshadowed FEF diversity in our results. The FEF abundance, measured as </w:t>
        </w:r>
      </w:ins>
      <w:ins w:id="580" w:author="Bolívar Aponte Rolón" w:date="2024-09-05T16:32:00Z">
        <w:r>
          <w:rPr>
            <w:i/>
            <w:iCs/>
          </w:rPr>
          <w:t>E-high</w:t>
        </w:r>
      </w:ins>
      <w:ins w:id="581" w:author="Bolívar Aponte Rolón" w:date="2024-09-05T16:32:00Z">
        <w:r>
          <w:rPr/>
          <w:t xml:space="preserve"> treatment group, also played a strong role in predicting herbivory, but less so diversity and community composition. </w:t>
        </w:r>
      </w:ins>
      <w:commentRangeEnd w:id="3"/>
      <w:r>
        <w:commentReference w:id="3"/>
      </w:r>
      <w:r>
        <w:rPr/>
      </w:r>
    </w:p>
    <w:p>
      <w:pPr>
        <w:pStyle w:val="BodyText"/>
        <w:rPr/>
      </w:pPr>
      <w:ins w:id="582" w:author="Bolívar Aponte Rolón" w:date="2024-09-05T16:32:00Z">
        <w:r>
          <w:rP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 </w:t>
        </w:r>
      </w:ins>
      <w:ins w:id="583" w:author="Bolívar Aponte Rolón" w:date="2024-09-05T16:32:00Z">
        <w:r>
          <w:rPr>
            <w:i/>
            <w:iCs/>
          </w:rPr>
          <w:t>E-high</w:t>
        </w:r>
      </w:ins>
      <w:ins w:id="584" w:author="Bolívar Aponte Rolón" w:date="2024-09-05T16:32:00Z">
        <w:r>
          <w:rPr/>
          <w:t xml:space="preserve"> group had equal or slightly higher pathogen damage than the </w:t>
        </w:r>
      </w:ins>
      <w:ins w:id="585" w:author="Bolívar Aponte Rolón" w:date="2024-09-05T16:32:00Z">
        <w:r>
          <w:rPr>
            <w:i/>
            <w:iCs/>
          </w:rPr>
          <w:t>E-low</w:t>
        </w:r>
      </w:ins>
      <w:ins w:id="586" w:author="Bolívar Aponte Rolón" w:date="2024-09-05T16:32:00Z">
        <w:r>
          <w:rPr/>
          <w:t xml:space="preserve"> group in all tree species (Figure S6b). The best-fit GLMM for pathogen damage showed LMA and LT as weak predictors (</w:t>
        </w:r>
      </w:ins>
      <w:hyperlink w:anchor="tbl-tableGLMM">
        <w:ins w:id="587" w:author="Bolívar Aponte Rolón" w:date="2024-09-05T16:32:00Z">
          <w:r>
            <w:rPr>
              <w:rStyle w:val="Hyperlink"/>
            </w:rPr>
            <w:t>Table 5</w:t>
          </w:r>
        </w:ins>
      </w:hyperlink>
      <w:ins w:id="588" w:author="Bolívar Aponte Rolón" w:date="2024-09-05T16:32:00Z">
        <w:r>
          <w:rPr/>
          <w:t>). On the other hand, with simple linear regressions we saw a significant increase in pathogen damage as Shannon diversity index increased for the complete data set (</w:t>
        </w:r>
      </w:ins>
      <w:hyperlink w:anchor="tbl-linearreg">
        <w:ins w:id="589" w:author="Bolívar Aponte Rolón" w:date="2024-09-05T16:32:00Z">
          <w:r>
            <w:rPr>
              <w:rStyle w:val="Hyperlink"/>
            </w:rPr>
            <w:t>Table 4</w:t>
          </w:r>
        </w:ins>
      </w:hyperlink>
      <w:ins w:id="590" w:author="Bolívar Aponte Rolón" w:date="2024-09-05T16:32:00Z">
        <w:r>
          <w:rPr/>
          <w:t xml:space="preserve"> and Figure S8e). Like our herbivory damage models, the contrast between GLMM and simple linear regression point to a nuanced role of FEF abundance and diversity in combating a pathogen. Pathogen damage significantly increased in the </w:t>
        </w:r>
      </w:ins>
      <w:ins w:id="591" w:author="Bolívar Aponte Rolón" w:date="2024-09-05T16:32:00Z">
        <w:r>
          <w:rPr>
            <w:i/>
            <w:iCs/>
          </w:rPr>
          <w:t>E-high</w:t>
        </w:r>
      </w:ins>
      <w:ins w:id="592" w:author="Bolívar Aponte Rolón" w:date="2024-09-05T16:32:00Z">
        <w:r>
          <w:rPr/>
          <w:t xml:space="preserve"> group as Shannon diversity increased, but the </w:t>
        </w:r>
      </w:ins>
      <w:ins w:id="593" w:author="Bolívar Aponte Rolón" w:date="2024-09-05T16:32:00Z">
        <w:r>
          <w:rPr>
            <w:i/>
            <w:iCs/>
          </w:rPr>
          <w:t>E-low</w:t>
        </w:r>
      </w:ins>
      <w:ins w:id="594" w:author="Bolívar Aponte Rolón" w:date="2024-09-05T16:32:00Z">
        <w:r>
          <w:rPr/>
          <w:t xml:space="preserve"> group did not (</w:t>
        </w:r>
      </w:ins>
      <w:hyperlink w:anchor="tbl-linearreg">
        <w:ins w:id="595" w:author="Bolívar Aponte Rolón" w:date="2024-09-05T16:32:00Z">
          <w:r>
            <w:rPr>
              <w:rStyle w:val="Hyperlink"/>
            </w:rPr>
            <w:t>Table 4</w:t>
          </w:r>
        </w:ins>
      </w:hyperlink>
      <w:ins w:id="596" w:author="Bolívar Aponte Rolón" w:date="2024-09-05T16:32:00Z">
        <w:r>
          <w:rPr/>
          <w:t xml:space="preserve"> and Figure S8e). González-Tauber (2016) found the opposite trend when examining </w:t>
        </w:r>
      </w:ins>
      <w:ins w:id="597" w:author="Bolívar Aponte Rolón" w:date="2024-09-05T16:32:00Z">
        <w:r>
          <w:rPr>
            <w:i/>
            <w:iCs/>
          </w:rPr>
          <w:t>in vitro</w:t>
        </w:r>
      </w:ins>
      <w:ins w:id="598" w:author="Bolívar Aponte Rolón" w:date="2024-09-05T16:32:00Z">
        <w:r>
          <w:rPr/>
          <w:t xml:space="preserve"> the inhibitory effects of the most abundant genera (</w:t>
        </w:r>
      </w:ins>
      <w:ins w:id="599" w:author="Bolívar Aponte Rolón" w:date="2024-09-05T16:32:00Z">
        <w:r>
          <w:rPr>
            <w:i/>
            <w:iCs/>
          </w:rPr>
          <w:t>Mycosphaerella</w:t>
        </w:r>
      </w:ins>
      <w:ins w:id="600" w:author="Bolívar Aponte Rolón" w:date="2024-09-05T16:32:00Z">
        <w:r>
          <w:rPr/>
          <w:t xml:space="preserve"> sp., </w:t>
        </w:r>
      </w:ins>
      <w:ins w:id="601" w:author="Bolívar Aponte Rolón" w:date="2024-09-05T16:32:00Z">
        <w:r>
          <w:rPr>
            <w:i/>
            <w:iCs/>
          </w:rPr>
          <w:t>Xylaria</w:t>
        </w:r>
      </w:ins>
      <w:ins w:id="602" w:author="Bolívar Aponte Rolón" w:date="2024-09-05T16:32:00Z">
        <w:r>
          <w:rPr/>
          <w:t xml:space="preserve"> sp., </w:t>
        </w:r>
      </w:ins>
      <w:ins w:id="603" w:author="Bolívar Aponte Rolón" w:date="2024-09-05T16:32:00Z">
        <w:r>
          <w:rPr>
            <w:i/>
            <w:iCs/>
          </w:rPr>
          <w:t>Diaporthe</w:t>
        </w:r>
      </w:ins>
      <w:ins w:id="604" w:author="Bolívar Aponte Rolón" w:date="2024-09-05T16:32:00Z">
        <w:r>
          <w:rPr/>
          <w:t xml:space="preserve"> sp., and </w:t>
        </w:r>
      </w:ins>
      <w:ins w:id="605" w:author="Bolívar Aponte Rolón" w:date="2024-09-05T16:32:00Z">
        <w:r>
          <w:rPr>
            <w:i/>
            <w:iCs/>
          </w:rPr>
          <w:t>Penicillium</w:t>
        </w:r>
      </w:ins>
      <w:ins w:id="606" w:author="Bolívar Aponte Rolón" w:date="2024-09-05T16:32:00Z">
        <w:r>
          <w:rPr/>
          <w:t xml:space="preserve"> sp.) in FEF communities isolated from the southern temperate tree </w:t>
        </w:r>
      </w:ins>
      <w:ins w:id="607" w:author="Bolívar Aponte Rolón" w:date="2024-09-05T16:32:00Z">
        <w:r>
          <w:rPr>
            <w:i/>
            <w:iCs/>
          </w:rPr>
          <w:t>Embothrium coccineum</w:t>
        </w:r>
      </w:ins>
      <w:ins w:id="608" w:author="Bolívar Aponte Rolón" w:date="2024-09-05T16:32:00Z">
        <w:r>
          <w:rPr/>
          <w:t xml:space="preserve"> against three common pathogens (</w:t>
        </w:r>
      </w:ins>
      <w:ins w:id="609" w:author="Bolívar Aponte Rolón" w:date="2024-09-05T16:32:00Z">
        <w:r>
          <w:rPr>
            <w:i/>
            <w:iCs/>
          </w:rPr>
          <w:t>Botrytis cinerea</w:t>
        </w:r>
      </w:ins>
      <w:ins w:id="610" w:author="Bolívar Aponte Rolón" w:date="2024-09-05T16:32:00Z">
        <w:r>
          <w:rPr/>
          <w:t xml:space="preserve">, </w:t>
        </w:r>
      </w:ins>
      <w:ins w:id="611" w:author="Bolívar Aponte Rolón" w:date="2024-09-05T16:32:00Z">
        <w:r>
          <w:rPr>
            <w:i/>
            <w:iCs/>
          </w:rPr>
          <w:t>Fusarium oxysporum</w:t>
        </w:r>
      </w:ins>
      <w:ins w:id="612" w:author="Bolívar Aponte Rolón" w:date="2024-09-05T16:32:00Z">
        <w:r>
          <w:rPr/>
          <w:t xml:space="preserve"> and </w:t>
        </w:r>
      </w:ins>
      <w:ins w:id="613" w:author="Bolívar Aponte Rolón" w:date="2024-09-05T16:32:00Z">
        <w:r>
          <w:rPr>
            <w:i/>
            <w:iCs/>
          </w:rPr>
          <w:t>Ceratocystis pilifera</w:t>
        </w:r>
      </w:ins>
      <w:ins w:id="614" w:author="Bolívar Aponte Rolón" w:date="2024-09-05T16:32:00Z">
        <w:r>
          <w:rPr/>
          <w:t xml:space="preserve">). In our case, it is possible that the FEF abundance and diversity acquired from spore-fall have a synergistic interaction with </w:t>
        </w:r>
      </w:ins>
      <w:ins w:id="615" w:author="Bolívar Aponte Rolón" w:date="2024-09-05T16:32:00Z">
        <w:r>
          <w:rPr>
            <w:i/>
            <w:iCs/>
          </w:rPr>
          <w:t>Calonectria</w:t>
        </w:r>
      </w:ins>
      <w:ins w:id="616" w:author="Bolívar Aponte Rolón" w:date="2024-09-05T16:32:00Z">
        <w:r>
          <w:rPr/>
          <w:t xml:space="preserve"> sp., thus outweighing any benefits provided by single-species interactions, ultimately increasing pathogen damage intensity. Arnold et al. (2003) found significant differences in pathogen damage between </w:t>
        </w:r>
      </w:ins>
      <w:ins w:id="617" w:author="Bolívar Aponte Rolón" w:date="2024-09-05T16:32:00Z">
        <w:r>
          <w:rPr>
            <w:i/>
            <w:iCs/>
          </w:rPr>
          <w:t>E-high</w:t>
        </w:r>
      </w:ins>
      <w:ins w:id="618" w:author="Bolívar Aponte Rolón" w:date="2024-09-05T16:32:00Z">
        <w:r>
          <w:rPr/>
          <w:t xml:space="preserve"> and </w:t>
        </w:r>
      </w:ins>
      <w:ins w:id="619" w:author="Bolívar Aponte Rolón" w:date="2024-09-05T16:32:00Z">
        <w:r>
          <w:rPr>
            <w:i/>
            <w:iCs/>
          </w:rPr>
          <w:t>E-low</w:t>
        </w:r>
      </w:ins>
      <w:ins w:id="620" w:author="Bolívar Aponte Rolón" w:date="2024-09-05T16:32:00Z">
        <w:r>
          <w:rPr/>
          <w:t xml:space="preserve"> treatments groups of </w:t>
        </w:r>
      </w:ins>
      <w:ins w:id="621" w:author="Bolívar Aponte Rolón" w:date="2024-09-05T16:32:00Z">
        <w:r>
          <w:rPr>
            <w:i/>
            <w:iCs/>
          </w:rPr>
          <w:t>T. cacao</w:t>
        </w:r>
      </w:ins>
      <w:ins w:id="622" w:author="Bolívar Aponte Rolón" w:date="2024-09-05T16:32:00Z">
        <w:r>
          <w:rPr/>
          <w:t xml:space="preserve"> when exposed to </w:t>
        </w:r>
      </w:ins>
      <w:ins w:id="623" w:author="Bolívar Aponte Rolón" w:date="2024-09-05T16:32:00Z">
        <w:r>
          <w:rPr>
            <w:i/>
            <w:iCs/>
          </w:rPr>
          <w:t>Phytophthora</w:t>
        </w:r>
      </w:ins>
      <w:ins w:id="624" w:author="Bolívar Aponte Rolón" w:date="2024-09-05T16:32:00Z">
        <w:r>
          <w:rPr/>
          <w:t xml:space="preserve"> sp. Our study focused on the effect of a pathogen on relatively young leaves </w:t>
        </w:r>
      </w:ins>
      <w:ins w:id="625" w:author="Bolívar Aponte Rolón" w:date="2024-09-05T16:32:00Z">
        <w:r>
          <w:rPr>
            <w:i/>
            <w:iCs/>
          </w:rPr>
          <w:t>versus</w:t>
        </w:r>
      </w:ins>
      <w:ins w:id="626" w:author="Bolívar Aponte Rolón" w:date="2024-09-05T16:32:00Z">
        <w:r>
          <w:rPr/>
          <w:t xml:space="preserve"> Arnold et al. (2003) where they observed leaves from different life stages and the effects of the pathogen increased relative to leaf age. A lack of leaves at different life stages as well as a low sample size might explain the lack of differences in pathogen damage present in this study.</w:t>
        </w:r>
      </w:ins>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6"/>
    </w:p>
    <w:p>
      <w:pPr>
        <w:pStyle w:val="Heading1"/>
        <w:rPr/>
      </w:pPr>
      <w:r>
        <w:rPr/>
        <w:t>7. Conclusion</w:t>
      </w:r>
    </w:p>
    <w:p>
      <w:pPr>
        <w:pStyle w:val="FirstParagraph"/>
        <w:rPr/>
      </w:pPr>
      <w:bookmarkStart w:id="17" w:name="conclusion"/>
      <w:r>
        <w:rPr/>
        <w:t>This study advances our understanding of the intricate interactions between plants and their FEF communities, particularly in the context of plant defense mechanisms against herbivores and pathogens.</w:t>
      </w:r>
      <w:ins w:id="627" w:author="Bolívar Aponte Rolón" w:date="2024-09-24T15:59:13Z">
        <w:r>
          <w:rPr/>
          <w:t xml:space="preserve"> </w:t>
        </w:r>
      </w:ins>
      <w:ins w:id="628" w:author="Bolívar Aponte Rolón" w:date="2024-09-24T15:59:13Z">
        <w:r>
          <w:rPr/>
          <w:t>Previous studies focused on single host species or limited number of endo</w:t>
        </w:r>
      </w:ins>
      <w:ins w:id="629" w:author="Bolívar Aponte Rolón" w:date="2024-09-24T16:00:21Z">
        <w:r>
          <w:rPr/>
          <w:t xml:space="preserve">phytes, our study uses multiple host species and </w:t>
        </w:r>
      </w:ins>
      <w:ins w:id="630" w:author="Bolívar Aponte Rolón" w:date="2024-09-24T16:02:32Z">
        <w:r>
          <w:rPr/>
          <w:t xml:space="preserve">associated </w:t>
        </w:r>
      </w:ins>
      <w:ins w:id="631" w:author="Bolívar Aponte Rolón" w:date="2024-09-24T16:01:23Z">
        <w:r>
          <w:rPr/>
          <w:t xml:space="preserve">FEF community to have a better picture of community level dynamics. </w:t>
        </w:r>
      </w:ins>
      <w:r>
        <w:rPr/>
        <w:t xml:space="preserve"> </w:t>
      </w:r>
      <w:commentRangeStart w:id="4"/>
      <w:r>
        <w:rPr/>
        <w:t>Our</w:t>
      </w:r>
      <w:r>
        <w:rPr/>
      </w:r>
      <w:commentRangeEnd w:id="4"/>
      <w:r>
        <w:commentReference w:id="4"/>
      </w:r>
      <w:r>
        <w:rPr/>
        <w:t xml:space="preserve">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7"/>
    </w:p>
    <w:p>
      <w:pPr>
        <w:pStyle w:val="Heading1"/>
        <w:rPr/>
      </w:pPr>
      <w:r>
        <w:rPr/>
        <w:t>8. Author Contributions</w:t>
      </w:r>
    </w:p>
    <w:p>
      <w:pPr>
        <w:pStyle w:val="FirstParagraph"/>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ins w:id="632" w:author="Van Bael, Sunshine A" w:date="2024-09-17T15:22:00Z">
        <w:r>
          <w:rPr/>
          <w:t>.</w:t>
        </w:r>
      </w:ins>
    </w:p>
    <w:p>
      <w:pPr>
        <w:pStyle w:val="Heading1"/>
        <w:rPr/>
      </w:pPr>
      <w:r>
        <w:rPr/>
        <w:t>9. Acknowledgements</w:t>
      </w:r>
    </w:p>
    <w:p>
      <w:pPr>
        <w:pStyle w:val="FirstParagraph"/>
        <w:rPr/>
      </w:pPr>
      <w:bookmarkStart w:id="18" w:name="acknowledgements"/>
      <w:r>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8"/>
    </w:p>
    <w:p>
      <w:pPr>
        <w:pStyle w:val="Heading1"/>
        <w:rPr/>
      </w:pPr>
      <w:r>
        <w:rPr/>
        <w:t>10. Conflict of Interest Statement</w:t>
      </w:r>
    </w:p>
    <w:p>
      <w:pPr>
        <w:pStyle w:val="FirstParagraph"/>
        <w:rPr/>
      </w:pPr>
      <w:bookmarkStart w:id="19" w:name="conflict-of-interest-statement"/>
      <w:r>
        <w:rPr/>
        <w:t>The authors declare no competing interests.</w:t>
      </w:r>
      <w:bookmarkEnd w:id="19"/>
    </w:p>
    <w:p>
      <w:pPr>
        <w:pStyle w:val="Heading1"/>
        <w:rPr/>
      </w:pPr>
      <w:bookmarkStart w:id="20" w:name="data-availability-statement"/>
      <w:r>
        <w:rPr/>
        <w:t>11. Data Availability Statement</w:t>
      </w:r>
      <w:bookmarkEnd w:id="20"/>
    </w:p>
    <w:p>
      <w:pPr>
        <w:pStyle w:val="BodyText"/>
        <w:rPr/>
      </w:pPr>
      <w:del w:id="633" w:author="Bolívar Aponte Rolón" w:date="2024-09-24T15:56:12Z">
        <w:r>
          <w:rPr/>
          <w:delText>The genomic data that support the findings of this study will be submited to NCBI-GenBank upon acceptance of this manuscript. The manuscript and code for reproducibility is available from corresponding author's GitHub.</w:delText>
        </w:r>
      </w:del>
      <w:ins w:id="634" w:author="Bolívar Aponte Rolón" w:date="2024-09-24T15:56:12Z">
        <w:r>
          <w:rPr/>
          <w:t>llumina metagenome sequences are available in NCBI-SRA (BioProject ID: PRJNA1162076). Leaf trait data and source code for figures, analysis and reproducible manuscript are available from Zenodo:</w:t>
        </w:r>
      </w:ins>
    </w:p>
    <w:p>
      <w:pPr>
        <w:pStyle w:val="Heading1"/>
        <w:rPr/>
      </w:pPr>
      <w:bookmarkStart w:id="21" w:name="references"/>
      <w:r>
        <w:rPr/>
        <w:t>12. References</w:t>
      </w:r>
    </w:p>
    <w:p>
      <w:pPr>
        <w:pStyle w:val="Bibliography"/>
        <w:rPr/>
      </w:pPr>
      <w:bookmarkStart w:id="22" w:name="refs"/>
      <w:bookmarkStart w:id="23"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2">
        <w:r>
          <w:rPr>
            <w:rStyle w:val="Hyperlink"/>
          </w:rPr>
          <w:t>https://doi.org/10.1071/FP09304</w:t>
        </w:r>
      </w:hyperlink>
      <w:bookmarkEnd w:id="23"/>
    </w:p>
    <w:p>
      <w:pPr>
        <w:pStyle w:val="Bibliography"/>
        <w:rPr/>
      </w:pPr>
      <w:bookmarkStart w:id="24" w:name="ref-anderson2017"/>
      <w:r>
        <w:rPr/>
        <w:t>Anderson, M. J. (2017). Permutational Multivariate Analysis of Variance (</w:t>
      </w:r>
      <w:del w:id="635" w:author="Bolívar Aponte Rolón" w:date="2024-09-05T16:32:00Z">
        <w:r>
          <w:rPr/>
          <w:delText xml:space="preserve"> </w:delText>
        </w:r>
      </w:del>
      <w:r>
        <w:rPr/>
        <w:t>PERMANOVA</w:t>
      </w:r>
      <w:del w:id="636" w:author="Bolívar Aponte Rolón" w:date="2024-09-05T16:32:00Z">
        <w:r>
          <w:rPr/>
          <w:delText xml:space="preserve"> </w:delText>
        </w:r>
      </w:del>
      <w:r>
        <w:rPr/>
        <w:t xml:space="preserve">). In </w:t>
      </w:r>
      <w:r>
        <w:rPr>
          <w:i/>
          <w:iCs/>
        </w:rPr>
        <w:t>Wiley StatsRef: Statistics Reference Online</w:t>
      </w:r>
      <w:r>
        <w:rPr/>
        <w:t xml:space="preserve"> (pp. 1–15). Wiley. </w:t>
      </w:r>
      <w:hyperlink r:id="rId3">
        <w:r>
          <w:rPr>
            <w:rStyle w:val="Hyperlink"/>
          </w:rPr>
          <w:t>https://doi.org/10.1002/9781118445112.stat07841</w:t>
        </w:r>
      </w:hyperlink>
      <w:bookmarkEnd w:id="24"/>
    </w:p>
    <w:p>
      <w:pPr>
        <w:pStyle w:val="Bibliography"/>
        <w:rPr/>
      </w:pPr>
      <w:bookmarkStart w:id="25"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4">
        <w:r>
          <w:rPr>
            <w:rStyle w:val="Hyperlink"/>
          </w:rPr>
          <w:t>https://doi.org/10.1017/S0266467407004038</w:t>
        </w:r>
      </w:hyperlink>
      <w:bookmarkEnd w:id="25"/>
    </w:p>
    <w:p>
      <w:pPr>
        <w:pStyle w:val="Bibliography"/>
        <w:rPr/>
      </w:pPr>
      <w:bookmarkStart w:id="26"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5">
        <w:r>
          <w:rPr>
            <w:rStyle w:val="Hyperlink"/>
          </w:rPr>
          <w:t>https://doi.org/10.1046/j.1461-0248.2000.00159.x</w:t>
        </w:r>
      </w:hyperlink>
      <w:bookmarkEnd w:id="26"/>
    </w:p>
    <w:p>
      <w:pPr>
        <w:pStyle w:val="Bibliography"/>
        <w:rPr/>
      </w:pPr>
      <w:bookmarkStart w:id="27"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7"/>
    </w:p>
    <w:p>
      <w:pPr>
        <w:pStyle w:val="Bibliography"/>
        <w:rPr/>
      </w:pPr>
      <w:bookmarkStart w:id="28"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6">
        <w:r>
          <w:rPr>
            <w:rStyle w:val="Hyperlink"/>
          </w:rPr>
          <w:t>https://doi.org/10.1201/9781315119496-7</w:t>
        </w:r>
      </w:hyperlink>
      <w:bookmarkEnd w:id="28"/>
    </w:p>
    <w:p>
      <w:pPr>
        <w:pStyle w:val="Bibliography"/>
        <w:rPr/>
      </w:pPr>
      <w:bookmarkStart w:id="29" w:name="ref-barton2023"/>
      <w:r>
        <w:rPr/>
        <w:t xml:space="preserve">Bartoń, K. (2023). </w:t>
      </w:r>
      <w:r>
        <w:rPr>
          <w:i/>
          <w:iCs/>
        </w:rPr>
        <w:t>MuMIn: Multi-model inference</w:t>
      </w:r>
      <w:r>
        <w:rPr/>
        <w:t xml:space="preserve"> [Manual]. </w:t>
      </w:r>
      <w:hyperlink r:id="rId7">
        <w:r>
          <w:rPr>
            <w:rStyle w:val="Hyperlink"/>
          </w:rPr>
          <w:t>https://CRAN.R-project.org/package=MuMIn</w:t>
        </w:r>
      </w:hyperlink>
      <w:bookmarkEnd w:id="29"/>
    </w:p>
    <w:p>
      <w:pPr>
        <w:pStyle w:val="Bibliography"/>
        <w:rPr/>
      </w:pPr>
      <w:bookmarkStart w:id="30"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8">
        <w:r>
          <w:rPr>
            <w:rStyle w:val="Hyperlink"/>
          </w:rPr>
          <w:t>https://doi.org/10.1111/j.2517-6161.1995.tb02031.x</w:t>
        </w:r>
      </w:hyperlink>
      <w:bookmarkEnd w:id="30"/>
    </w:p>
    <w:p>
      <w:pPr>
        <w:pStyle w:val="Bibliography"/>
        <w:rPr/>
      </w:pPr>
      <w:bookmarkStart w:id="31"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9">
        <w:r>
          <w:rPr>
            <w:rStyle w:val="Hyperlink"/>
          </w:rPr>
          <w:t>https://doi.org/10.1098/rsbl.2010.0456</w:t>
        </w:r>
      </w:hyperlink>
      <w:bookmarkEnd w:id="31"/>
    </w:p>
    <w:p>
      <w:pPr>
        <w:pStyle w:val="Bibliography"/>
        <w:rPr/>
      </w:pPr>
      <w:bookmarkStart w:id="32" w:name="ref-blanchet2008"/>
      <w:r>
        <w:rPr/>
        <w:t xml:space="preserve">Blanchet, F. G., Legendre, P., &amp; Borcard, D. (2008). </w:t>
      </w:r>
      <w:del w:id="637" w:author="Bolívar Aponte Rolón" w:date="2024-09-05T16:32:00Z">
        <w:r>
          <w:rPr/>
          <w:delText>FORWARD</w:delText>
        </w:r>
      </w:del>
      <w:ins w:id="638" w:author="Bolívar Aponte Rolón" w:date="2024-09-05T16:32:00Z">
        <w:r>
          <w:rPr/>
          <w:t>Forward</w:t>
        </w:r>
      </w:ins>
      <w:r>
        <w:rPr/>
        <w:t xml:space="preserve"> </w:t>
      </w:r>
      <w:del w:id="639" w:author="Bolívar Aponte Rolón" w:date="2024-09-05T16:32:00Z">
        <w:r>
          <w:rPr/>
          <w:delText>SELECTION</w:delText>
        </w:r>
      </w:del>
      <w:ins w:id="640" w:author="Bolívar Aponte Rolón" w:date="2024-09-05T16:32:00Z">
        <w:r>
          <w:rPr/>
          <w:t>Selection</w:t>
        </w:r>
      </w:ins>
      <w:r>
        <w:rPr/>
        <w:t xml:space="preserve"> </w:t>
      </w:r>
      <w:del w:id="641" w:author="Bolívar Aponte Rolón" w:date="2024-09-05T16:32:00Z">
        <w:r>
          <w:rPr/>
          <w:delText>OF</w:delText>
        </w:r>
      </w:del>
      <w:ins w:id="642" w:author="Bolívar Aponte Rolón" w:date="2024-09-05T16:34:00Z">
        <w:r>
          <w:rPr/>
          <w:t>o</w:t>
        </w:r>
      </w:ins>
      <w:ins w:id="643" w:author="Bolívar Aponte Rolón" w:date="2024-09-05T16:32:00Z">
        <w:r>
          <w:rPr/>
          <w:t>f</w:t>
        </w:r>
      </w:ins>
      <w:r>
        <w:rPr/>
        <w:t xml:space="preserve"> </w:t>
      </w:r>
      <w:del w:id="644" w:author="Bolívar Aponte Rolón" w:date="2024-09-05T16:32:00Z">
        <w:r>
          <w:rPr/>
          <w:delText>EXPLANATORY</w:delText>
        </w:r>
      </w:del>
      <w:ins w:id="645" w:author="Bolívar Aponte Rolón" w:date="2024-09-05T16:32:00Z">
        <w:r>
          <w:rPr/>
          <w:t>Explanatory</w:t>
        </w:r>
      </w:ins>
      <w:r>
        <w:rPr/>
        <w:t xml:space="preserve"> </w:t>
      </w:r>
      <w:del w:id="646" w:author="Bolívar Aponte Rolón" w:date="2024-09-05T16:32:00Z">
        <w:r>
          <w:rPr/>
          <w:delText>VARIABLES</w:delText>
        </w:r>
      </w:del>
      <w:ins w:id="647" w:author="Bolívar Aponte Rolón" w:date="2024-09-05T16:32:00Z">
        <w:r>
          <w:rPr/>
          <w:t>Variables</w:t>
        </w:r>
      </w:ins>
      <w:r>
        <w:rPr/>
        <w:t xml:space="preserve">. </w:t>
      </w:r>
      <w:r>
        <w:rPr>
          <w:i/>
          <w:iCs/>
        </w:rPr>
        <w:t>Ecology</w:t>
      </w:r>
      <w:r>
        <w:rPr/>
        <w:t xml:space="preserve">, </w:t>
      </w:r>
      <w:r>
        <w:rPr>
          <w:i/>
          <w:iCs/>
        </w:rPr>
        <w:t>89</w:t>
      </w:r>
      <w:r>
        <w:rPr/>
        <w:t xml:space="preserve">(9), 2623–2632. </w:t>
      </w:r>
      <w:hyperlink r:id="rId10">
        <w:r>
          <w:rPr>
            <w:rStyle w:val="Hyperlink"/>
          </w:rPr>
          <w:t>https://doi.org/10.1890/07-0986.1</w:t>
        </w:r>
      </w:hyperlink>
      <w:bookmarkEnd w:id="32"/>
    </w:p>
    <w:p>
      <w:pPr>
        <w:pStyle w:val="Bibliography"/>
        <w:rPr/>
      </w:pPr>
      <w:bookmarkStart w:id="33"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1">
        <w:r>
          <w:rPr>
            <w:rStyle w:val="Hyperlink"/>
          </w:rPr>
          <w:t>https://doi.org/10.1038/nmeth.3869</w:t>
        </w:r>
      </w:hyperlink>
      <w:bookmarkEnd w:id="33"/>
    </w:p>
    <w:p>
      <w:pPr>
        <w:pStyle w:val="Bibliography"/>
        <w:rPr/>
      </w:pPr>
      <w:bookmarkStart w:id="34"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2">
        <w:r>
          <w:rPr>
            <w:rStyle w:val="Hyperlink"/>
          </w:rPr>
          <w:t>https://doi.org/10.1093/bioinformatics/btw808</w:t>
        </w:r>
      </w:hyperlink>
      <w:bookmarkEnd w:id="34"/>
    </w:p>
    <w:p>
      <w:pPr>
        <w:pStyle w:val="Bibliography"/>
        <w:rPr/>
      </w:pPr>
      <w:bookmarkStart w:id="35"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3">
        <w:r>
          <w:rPr>
            <w:rStyle w:val="Hyperlink"/>
          </w:rPr>
          <w:t>https://doi.org/10.1128/MRA.00328-19</w:t>
        </w:r>
      </w:hyperlink>
      <w:bookmarkEnd w:id="35"/>
    </w:p>
    <w:p>
      <w:pPr>
        <w:pStyle w:val="Bibliography"/>
        <w:rPr/>
      </w:pPr>
      <w:bookmarkStart w:id="36"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4">
        <w:r>
          <w:rPr>
            <w:rStyle w:val="Hyperlink"/>
          </w:rPr>
          <w:t>https://doi.org/10.1039/C7CS00343A</w:t>
        </w:r>
      </w:hyperlink>
      <w:bookmarkEnd w:id="36"/>
    </w:p>
    <w:p>
      <w:pPr>
        <w:pStyle w:val="Bibliography"/>
        <w:rPr/>
      </w:pPr>
      <w:bookmarkStart w:id="37"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5">
        <w:r>
          <w:rPr>
            <w:rStyle w:val="Hyperlink"/>
          </w:rPr>
          <w:t>https://doi.org/10.1201/9781315119496-6</w:t>
        </w:r>
      </w:hyperlink>
      <w:bookmarkEnd w:id="37"/>
    </w:p>
    <w:p>
      <w:pPr>
        <w:pStyle w:val="Bibliography"/>
        <w:rPr/>
      </w:pPr>
      <w:bookmarkStart w:id="38"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6">
        <w:r>
          <w:rPr>
            <w:rStyle w:val="Hyperlink"/>
          </w:rPr>
          <w:t>https://doi.org/10.1890/ES13-00012.1</w:t>
        </w:r>
      </w:hyperlink>
      <w:bookmarkEnd w:id="38"/>
    </w:p>
    <w:p>
      <w:pPr>
        <w:pStyle w:val="Bibliography"/>
        <w:rPr>
          <w:ins w:id="658" w:author="Bolívar Aponte Rolón" w:date="2024-08-19T16:13:00Z"/>
        </w:rPr>
      </w:pPr>
      <w:ins w:id="648" w:author="Bolívar Aponte Rolón" w:date="2024-08-19T16:13:00Z">
        <w:bookmarkStart w:id="39" w:name="ref-crous2006"/>
        <w:r>
          <w:rPr/>
          <w:t xml:space="preserve">Crous, P. W., Groenewald, J. Z., Risède, J.-M., Simoneau, P., &amp; Hyde, K. D. (2006). </w:t>
        </w:r>
      </w:ins>
      <w:ins w:id="649" w:author="Bolívar Aponte Rolón" w:date="2024-08-19T16:13:00Z">
        <w:r>
          <w:rPr>
            <w:i/>
            <w:iCs/>
          </w:rPr>
          <w:t>Calonectria</w:t>
        </w:r>
      </w:ins>
      <w:ins w:id="650" w:author="Bolívar Aponte Rolón" w:date="2024-08-19T16:13:00Z">
        <w:r>
          <w:rPr/>
          <w:t xml:space="preserve"> species and their </w:t>
        </w:r>
      </w:ins>
      <w:ins w:id="651" w:author="Bolívar Aponte Rolón" w:date="2024-08-19T16:13:00Z">
        <w:r>
          <w:rPr>
            <w:i/>
            <w:iCs/>
          </w:rPr>
          <w:t>Cylindrocladium</w:t>
        </w:r>
      </w:ins>
      <w:ins w:id="652" w:author="Bolívar Aponte Rolón" w:date="2024-08-19T16:13:00Z">
        <w:r>
          <w:rPr/>
          <w:t xml:space="preserve"> anamorphs: species with clavate vesicles. </w:t>
        </w:r>
      </w:ins>
      <w:ins w:id="653" w:author="Bolívar Aponte Rolón" w:date="2024-08-19T16:13:00Z">
        <w:r>
          <w:rPr>
            <w:i/>
            <w:iCs/>
          </w:rPr>
          <w:t>Studies in Mycology</w:t>
        </w:r>
      </w:ins>
      <w:ins w:id="654" w:author="Bolívar Aponte Rolón" w:date="2024-08-19T16:13:00Z">
        <w:r>
          <w:rPr/>
          <w:t xml:space="preserve">, </w:t>
        </w:r>
      </w:ins>
      <w:ins w:id="655" w:author="Bolívar Aponte Rolón" w:date="2024-08-19T16:13:00Z">
        <w:r>
          <w:rPr>
            <w:i/>
            <w:iCs/>
          </w:rPr>
          <w:t>55</w:t>
        </w:r>
      </w:ins>
      <w:ins w:id="656" w:author="Bolívar Aponte Rolón" w:date="2024-08-19T16:13:00Z">
        <w:r>
          <w:rPr/>
          <w:t xml:space="preserve">, 213–226. </w:t>
        </w:r>
      </w:ins>
      <w:hyperlink r:id="rId17">
        <w:ins w:id="657" w:author="Bolívar Aponte Rolón" w:date="2024-08-19T16:13:00Z">
          <w:r>
            <w:rPr>
              <w:rStyle w:val="Hyperlink"/>
            </w:rPr>
            <w:t>https://doi.org/10.3114/sim.55.1.213</w:t>
          </w:r>
        </w:ins>
      </w:hyperlink>
      <w:bookmarkEnd w:id="39"/>
    </w:p>
    <w:p>
      <w:pPr>
        <w:pStyle w:val="Bibliography"/>
        <w:rPr/>
      </w:pPr>
      <w:bookmarkStart w:id="40"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8">
        <w:r>
          <w:rPr>
            <w:rStyle w:val="Hyperlink"/>
          </w:rPr>
          <w:t>https://doi.org/10.1007/978-81-322-1575-2</w:t>
        </w:r>
      </w:hyperlink>
      <w:bookmarkEnd w:id="40"/>
    </w:p>
    <w:p>
      <w:pPr>
        <w:pStyle w:val="Bibliography"/>
        <w:rPr/>
      </w:pPr>
      <w:bookmarkStart w:id="41"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9">
        <w:r>
          <w:rPr>
            <w:rStyle w:val="Hyperlink"/>
          </w:rPr>
          <w:t>https://doi.org/10.1098/rstb.2017.0395</w:t>
        </w:r>
      </w:hyperlink>
      <w:bookmarkEnd w:id="41"/>
    </w:p>
    <w:p>
      <w:pPr>
        <w:pStyle w:val="Bibliography"/>
        <w:rPr/>
      </w:pPr>
      <w:bookmarkStart w:id="42"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0">
        <w:r>
          <w:rPr>
            <w:rStyle w:val="Hyperlink"/>
          </w:rPr>
          <w:t>https://doi.org/10.1890/08-1823.1</w:t>
        </w:r>
      </w:hyperlink>
      <w:bookmarkEnd w:id="42"/>
    </w:p>
    <w:p>
      <w:pPr>
        <w:pStyle w:val="Bibliography"/>
        <w:rPr/>
      </w:pPr>
      <w:bookmarkStart w:id="43"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1">
        <w:r>
          <w:rPr>
            <w:rStyle w:val="Hyperlink"/>
          </w:rPr>
          <w:t>https://doi.org/10.1111/nph.12140</w:t>
        </w:r>
      </w:hyperlink>
      <w:bookmarkEnd w:id="43"/>
    </w:p>
    <w:p>
      <w:pPr>
        <w:pStyle w:val="Bibliography"/>
        <w:rPr/>
      </w:pPr>
      <w:bookmarkStart w:id="44"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2">
        <w:r>
          <w:rPr>
            <w:rStyle w:val="Hyperlink"/>
          </w:rPr>
          <w:t>https://doi.org/10.1111/j.1469-8137.2005.01333.x</w:t>
        </w:r>
      </w:hyperlink>
      <w:bookmarkEnd w:id="44"/>
    </w:p>
    <w:p>
      <w:pPr>
        <w:pStyle w:val="Bibliography"/>
        <w:rPr/>
      </w:pPr>
      <w:bookmarkStart w:id="45" w:name="ref-fox2019"/>
      <w:r>
        <w:rPr/>
        <w:t xml:space="preserve">Fox, J., &amp; Weisberg, S. (2019). </w:t>
      </w:r>
      <w:r>
        <w:rPr>
          <w:i/>
          <w:iCs/>
        </w:rPr>
        <w:t>An R companion to applied regression</w:t>
      </w:r>
      <w:r>
        <w:rPr/>
        <w:t xml:space="preserve"> (3rd ed.). Sage. </w:t>
      </w:r>
      <w:hyperlink r:id="rId23">
        <w:r>
          <w:rPr>
            <w:rStyle w:val="Hyperlink"/>
          </w:rPr>
          <w:t>https://socialsciences.mcmaster.ca/jfox/Books/Companion/</w:t>
        </w:r>
      </w:hyperlink>
      <w:bookmarkEnd w:id="45"/>
    </w:p>
    <w:p>
      <w:pPr>
        <w:pStyle w:val="Bibliography"/>
        <w:rPr/>
      </w:pPr>
      <w:bookmarkStart w:id="46"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4">
        <w:r>
          <w:rPr>
            <w:rStyle w:val="Hyperlink"/>
          </w:rPr>
          <w:t>https://doi.org/10.1146/annurev-ecolsys-102710-145039</w:t>
        </w:r>
      </w:hyperlink>
      <w:bookmarkEnd w:id="46"/>
    </w:p>
    <w:p>
      <w:pPr>
        <w:pStyle w:val="Bibliography"/>
        <w:rPr/>
      </w:pPr>
      <w:bookmarkStart w:id="47"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5">
        <w:r>
          <w:rPr>
            <w:rStyle w:val="Hyperlink"/>
          </w:rPr>
          <w:t>https://doi.org/10.1073/pnas.0607968104</w:t>
        </w:r>
      </w:hyperlink>
      <w:bookmarkEnd w:id="47"/>
    </w:p>
    <w:p>
      <w:pPr>
        <w:pStyle w:val="Bibliography"/>
        <w:rPr/>
      </w:pPr>
      <w:bookmarkStart w:id="48"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6">
        <w:r>
          <w:rPr>
            <w:rStyle w:val="Hyperlink"/>
          </w:rPr>
          <w:t>https://doi.org/10.1093/aobpla/plw050</w:t>
        </w:r>
      </w:hyperlink>
      <w:bookmarkEnd w:id="48"/>
    </w:p>
    <w:p>
      <w:pPr>
        <w:pStyle w:val="Bibliography"/>
        <w:rPr/>
      </w:pPr>
      <w:bookmarkStart w:id="49"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7">
        <w:r>
          <w:rPr>
            <w:rStyle w:val="Hyperlink"/>
          </w:rPr>
          <w:t>https://doi.org/10.3390/genes9060309</w:t>
        </w:r>
      </w:hyperlink>
      <w:bookmarkEnd w:id="49"/>
    </w:p>
    <w:p>
      <w:pPr>
        <w:pStyle w:val="Bibliography"/>
        <w:rPr/>
      </w:pPr>
      <w:bookmarkStart w:id="50"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8">
        <w:r>
          <w:rPr>
            <w:rStyle w:val="Hyperlink"/>
          </w:rPr>
          <w:t>https://doi.org/10.1016/j.ppees.2007.01.001</w:t>
        </w:r>
      </w:hyperlink>
      <w:bookmarkEnd w:id="50"/>
    </w:p>
    <w:p>
      <w:pPr>
        <w:pStyle w:val="Bibliography"/>
        <w:rPr/>
      </w:pPr>
      <w:bookmarkStart w:id="51"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29">
        <w:r>
          <w:rPr>
            <w:rStyle w:val="Hyperlink"/>
          </w:rPr>
          <w:t>https://doi.org/10.1016/j.funeco.2013.12.005</w:t>
        </w:r>
      </w:hyperlink>
      <w:bookmarkEnd w:id="51"/>
    </w:p>
    <w:p>
      <w:pPr>
        <w:pStyle w:val="Bibliography"/>
        <w:rPr/>
      </w:pPr>
      <w:bookmarkStart w:id="52"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0">
        <w:r>
          <w:rPr>
            <w:rStyle w:val="Hyperlink"/>
          </w:rPr>
          <w:t>https://doi.org/10.1086/651300</w:t>
        </w:r>
      </w:hyperlink>
      <w:bookmarkEnd w:id="52"/>
    </w:p>
    <w:p>
      <w:pPr>
        <w:pStyle w:val="Bibliography"/>
        <w:rPr/>
      </w:pPr>
      <w:bookmarkStart w:id="53" w:name="ref-kassambara2023a"/>
      <w:r>
        <w:rPr/>
        <w:t xml:space="preserve">Kassambara, A. (2023a). </w:t>
      </w:r>
      <w:r>
        <w:rPr>
          <w:i/>
          <w:iCs/>
        </w:rPr>
        <w:t>Ggpubr: ’ggplot2’ Based Publication Ready Plots</w:t>
      </w:r>
      <w:r>
        <w:rPr/>
        <w:t xml:space="preserve"> (R package version 0.6.0) [Computer software]. </w:t>
      </w:r>
      <w:hyperlink r:id="rId31">
        <w:r>
          <w:rPr>
            <w:rStyle w:val="Hyperlink"/>
          </w:rPr>
          <w:t>https://rpkgs.datanovia.com/ggpubr/</w:t>
        </w:r>
      </w:hyperlink>
      <w:bookmarkEnd w:id="53"/>
    </w:p>
    <w:p>
      <w:pPr>
        <w:pStyle w:val="Bibliography"/>
        <w:rPr/>
      </w:pPr>
      <w:bookmarkStart w:id="54" w:name="ref-kassambara2023"/>
      <w:r>
        <w:rPr/>
        <w:t xml:space="preserve">Kassambara, A. (2023b). </w:t>
      </w:r>
      <w:r>
        <w:rPr>
          <w:i/>
          <w:iCs/>
        </w:rPr>
        <w:t>Rstatix: Pipe-Friendly Framework for Basic Statistical Tests</w:t>
      </w:r>
      <w:r>
        <w:rPr/>
        <w:t xml:space="preserve"> (R package version 0.7.2) [Computer software]. </w:t>
      </w:r>
      <w:hyperlink r:id="rId32">
        <w:r>
          <w:rPr>
            <w:rStyle w:val="Hyperlink"/>
          </w:rPr>
          <w:t>https://rpkgs.datanovia.com/rstatix/</w:t>
        </w:r>
      </w:hyperlink>
      <w:bookmarkEnd w:id="54"/>
    </w:p>
    <w:p>
      <w:pPr>
        <w:pStyle w:val="Bibliography"/>
        <w:rPr/>
      </w:pPr>
      <w:bookmarkStart w:id="55"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3">
        <w:r>
          <w:rPr>
            <w:rStyle w:val="Hyperlink"/>
          </w:rPr>
          <w:t>https://doi.org/10.1093/aob/mct036</w:t>
        </w:r>
      </w:hyperlink>
      <w:bookmarkEnd w:id="55"/>
    </w:p>
    <w:p>
      <w:pPr>
        <w:pStyle w:val="Bibliography"/>
        <w:rPr/>
      </w:pPr>
      <w:bookmarkStart w:id="56"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4">
        <w:r>
          <w:rPr>
            <w:rStyle w:val="Hyperlink"/>
          </w:rPr>
          <w:t>https://doi.org/10.1111/j.1469-8137.2012.04203.x</w:t>
        </w:r>
      </w:hyperlink>
      <w:bookmarkEnd w:id="56"/>
    </w:p>
    <w:p>
      <w:pPr>
        <w:pStyle w:val="Bibliography"/>
        <w:rPr/>
      </w:pPr>
      <w:bookmarkStart w:id="57"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5">
        <w:r>
          <w:rPr>
            <w:rStyle w:val="Hyperlink"/>
          </w:rPr>
          <w:t>https://doi.org/10.1098/rstb.2011.0248</w:t>
        </w:r>
      </w:hyperlink>
      <w:bookmarkEnd w:id="57"/>
    </w:p>
    <w:p>
      <w:pPr>
        <w:pStyle w:val="Bibliography"/>
        <w:rPr/>
      </w:pPr>
      <w:bookmarkStart w:id="58"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6">
        <w:r>
          <w:rPr>
            <w:rStyle w:val="Hyperlink"/>
          </w:rPr>
          <w:t>https://doi.org/10.1890/0012-9615(1999)069[0001:DBRATM]2.0.CO;2</w:t>
        </w:r>
      </w:hyperlink>
      <w:bookmarkEnd w:id="58"/>
    </w:p>
    <w:p>
      <w:pPr>
        <w:pStyle w:val="Bibliography"/>
        <w:rPr/>
      </w:pPr>
      <w:bookmarkStart w:id="59" w:name="ref-legendre2012"/>
      <w:r>
        <w:rPr/>
        <w:t xml:space="preserve">Legendre, P., &amp; Legendre, L. (2012). </w:t>
      </w:r>
      <w:r>
        <w:rPr>
          <w:i/>
          <w:iCs/>
        </w:rPr>
        <w:t>Numerical ecology</w:t>
      </w:r>
      <w:r>
        <w:rPr/>
        <w:t xml:space="preserve"> (3d English edition). Elsevier.</w:t>
      </w:r>
      <w:bookmarkEnd w:id="59"/>
    </w:p>
    <w:p>
      <w:pPr>
        <w:pStyle w:val="Bibliography"/>
        <w:rPr/>
      </w:pPr>
      <w:bookmarkStart w:id="60"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7">
        <w:r>
          <w:rPr>
            <w:rStyle w:val="Hyperlink"/>
          </w:rPr>
          <w:t>https://doi.org/10.1111/j.2041-210X.2010.00078.x</w:t>
        </w:r>
      </w:hyperlink>
      <w:bookmarkEnd w:id="60"/>
    </w:p>
    <w:p>
      <w:pPr>
        <w:pStyle w:val="Bibliography"/>
        <w:rPr>
          <w:ins w:id="659" w:author="Bolívar Aponte Rolón" w:date="2024-08-19T16:12:00Z"/>
        </w:rPr>
      </w:pPr>
      <w:bookmarkStart w:id="61"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61"/>
    </w:p>
    <w:p>
      <w:pPr>
        <w:pStyle w:val="Bibliography"/>
        <w:rPr/>
      </w:pPr>
      <w:ins w:id="660" w:author="Bolívar Aponte Rolón" w:date="2024-08-19T16:12:00Z">
        <w:bookmarkStart w:id="62" w:name="ref-li2022"/>
        <w:r>
          <w:rPr/>
          <w:t xml:space="preserve">Li, J., Wingfield, M. J., Barnes, I., &amp; Chen, S. (2022). </w:t>
        </w:r>
      </w:ins>
      <w:ins w:id="661" w:author="Bolívar Aponte Rolón" w:date="2024-08-19T16:12:00Z">
        <w:r>
          <w:rPr>
            <w:i/>
            <w:iCs/>
          </w:rPr>
          <w:t>Calonectria</w:t>
        </w:r>
      </w:ins>
      <w:ins w:id="662" w:author="Bolívar Aponte Rolón" w:date="2024-08-19T16:12:00Z">
        <w:r>
          <w:rPr/>
          <w:t xml:space="preserve"> in the age of genes and genomes: Towards understanding an important but relatively unknown group of pathogens. </w:t>
        </w:r>
      </w:ins>
      <w:ins w:id="663" w:author="Bolívar Aponte Rolón" w:date="2024-08-19T16:12:00Z">
        <w:r>
          <w:rPr>
            <w:i/>
            <w:iCs/>
          </w:rPr>
          <w:t>Molecular Plant Pathology</w:t>
        </w:r>
      </w:ins>
      <w:ins w:id="664" w:author="Bolívar Aponte Rolón" w:date="2024-08-19T16:12:00Z">
        <w:r>
          <w:rPr/>
          <w:t xml:space="preserve">, </w:t>
        </w:r>
      </w:ins>
      <w:ins w:id="665" w:author="Bolívar Aponte Rolón" w:date="2024-08-19T16:12:00Z">
        <w:r>
          <w:rPr>
            <w:i/>
            <w:iCs/>
          </w:rPr>
          <w:t>23</w:t>
        </w:r>
      </w:ins>
      <w:ins w:id="666" w:author="Bolívar Aponte Rolón" w:date="2024-08-19T16:12:00Z">
        <w:r>
          <w:rPr/>
          <w:t xml:space="preserve">(7), 1060–1072. </w:t>
        </w:r>
      </w:ins>
      <w:hyperlink r:id="rId38">
        <w:ins w:id="667" w:author="Bolívar Aponte Rolón" w:date="2024-08-19T16:12:00Z">
          <w:r>
            <w:rPr>
              <w:rStyle w:val="Hyperlink"/>
            </w:rPr>
            <w:t>https://doi.org/10.1111/mpp.13209</w:t>
          </w:r>
        </w:ins>
      </w:hyperlink>
      <w:bookmarkEnd w:id="62"/>
    </w:p>
    <w:p>
      <w:pPr>
        <w:pStyle w:val="Bibliography"/>
        <w:rPr>
          <w:ins w:id="674" w:author="Bolívar Aponte Rolón" w:date="2024-09-03T11:56:00Z"/>
        </w:rPr>
      </w:pPr>
      <w:ins w:id="668" w:author="Bolívar Aponte Rolón" w:date="2024-09-03T11:56:00Z">
        <w:bookmarkStart w:id="63" w:name="ref-lombard2010"/>
        <w:r>
          <w:rPr/>
          <w:t xml:space="preserve">Lombard, L., Crous, P. W., Wingfield, B. D., &amp; Wingfield, M. J. (2010). Species concepts in Calonectria (Cylindrocladium). </w:t>
        </w:r>
      </w:ins>
      <w:ins w:id="669" w:author="Bolívar Aponte Rolón" w:date="2024-09-03T11:56:00Z">
        <w:r>
          <w:rPr>
            <w:i/>
            <w:iCs/>
          </w:rPr>
          <w:t>Studies in Mycology</w:t>
        </w:r>
      </w:ins>
      <w:ins w:id="670" w:author="Bolívar Aponte Rolón" w:date="2024-09-03T11:56:00Z">
        <w:r>
          <w:rPr/>
          <w:t xml:space="preserve">, </w:t>
        </w:r>
      </w:ins>
      <w:ins w:id="671" w:author="Bolívar Aponte Rolón" w:date="2024-09-03T11:56:00Z">
        <w:r>
          <w:rPr>
            <w:i/>
            <w:iCs/>
          </w:rPr>
          <w:t>66</w:t>
        </w:r>
      </w:ins>
      <w:ins w:id="672" w:author="Bolívar Aponte Rolón" w:date="2024-09-03T11:56:00Z">
        <w:r>
          <w:rPr/>
          <w:t xml:space="preserve">, 1–13. </w:t>
        </w:r>
      </w:ins>
      <w:hyperlink r:id="rId39">
        <w:ins w:id="673" w:author="Bolívar Aponte Rolón" w:date="2024-09-03T11:56:00Z">
          <w:r>
            <w:rPr>
              <w:rStyle w:val="Hyperlink"/>
            </w:rPr>
            <w:t>https://doi.org/10.3114/sim.2010.66.01</w:t>
          </w:r>
        </w:ins>
      </w:hyperlink>
      <w:bookmarkEnd w:id="63"/>
    </w:p>
    <w:p>
      <w:pPr>
        <w:pStyle w:val="Bibliography"/>
        <w:rPr/>
      </w:pPr>
      <w:bookmarkStart w:id="64"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40">
        <w:r>
          <w:rPr>
            <w:rStyle w:val="Hyperlink"/>
          </w:rPr>
          <w:t>https://doi.org/10.1007/s00442-014-3177-2</w:t>
        </w:r>
      </w:hyperlink>
      <w:bookmarkEnd w:id="64"/>
    </w:p>
    <w:p>
      <w:pPr>
        <w:pStyle w:val="Bibliography"/>
        <w:rPr/>
      </w:pPr>
      <w:bookmarkStart w:id="65"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1">
        <w:r>
          <w:rPr>
            <w:rStyle w:val="Hyperlink"/>
          </w:rPr>
          <w:t>https://doi.org/10.1890/0012-9658(2001)082[0290:FMMTCD]2.0.CO;2</w:t>
        </w:r>
      </w:hyperlink>
      <w:bookmarkEnd w:id="65"/>
    </w:p>
    <w:p>
      <w:pPr>
        <w:pStyle w:val="Bibliography"/>
        <w:rPr/>
      </w:pPr>
      <w:bookmarkStart w:id="66" w:name="ref-mcgill2006"/>
      <w:r>
        <w:rPr/>
        <w:t xml:space="preserve">McGill, B. J., Enquist, B. J., Weiher, E., &amp; Westoby, M. (2006). Rebuilding community ecology from functional traits. </w:t>
      </w:r>
      <w:r>
        <w:rPr>
          <w:i/>
          <w:iCs/>
        </w:rPr>
        <w:t>Trends in Ecology and Evolution</w:t>
      </w:r>
      <w:r>
        <w:rPr/>
        <w:t xml:space="preserve">. </w:t>
      </w:r>
      <w:hyperlink r:id="rId42">
        <w:r>
          <w:rPr>
            <w:rStyle w:val="Hyperlink"/>
          </w:rPr>
          <w:t>https://doi.org/10.1016/j.tree.2006.02.002</w:t>
        </w:r>
      </w:hyperlink>
      <w:bookmarkEnd w:id="66"/>
    </w:p>
    <w:p>
      <w:pPr>
        <w:pStyle w:val="Bibliography"/>
        <w:rPr/>
      </w:pPr>
      <w:bookmarkStart w:id="67"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3">
        <w:r>
          <w:rPr>
            <w:rStyle w:val="Hyperlink"/>
          </w:rPr>
          <w:t>https://doi.org/10.1371/journal.pone.0061217</w:t>
        </w:r>
      </w:hyperlink>
      <w:bookmarkEnd w:id="67"/>
    </w:p>
    <w:p>
      <w:pPr>
        <w:pStyle w:val="Bibliography"/>
        <w:rPr/>
      </w:pPr>
      <w:bookmarkStart w:id="68"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4">
        <w:r>
          <w:rPr>
            <w:rStyle w:val="Hyperlink"/>
          </w:rPr>
          <w:t>https://doi.org/10.3389/fmicb.2014.00479</w:t>
        </w:r>
      </w:hyperlink>
      <w:bookmarkEnd w:id="68"/>
    </w:p>
    <w:p>
      <w:pPr>
        <w:pStyle w:val="Bibliography"/>
        <w:rPr/>
      </w:pPr>
      <w:bookmarkStart w:id="69"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5">
        <w:r>
          <w:rPr>
            <w:rStyle w:val="Hyperlink"/>
          </w:rPr>
          <w:t>https://doi.org/10.1016/j.biocontrol.2008.01.012</w:t>
        </w:r>
      </w:hyperlink>
      <w:bookmarkEnd w:id="69"/>
    </w:p>
    <w:p>
      <w:pPr>
        <w:pStyle w:val="Bibliography"/>
        <w:rPr/>
      </w:pPr>
      <w:bookmarkStart w:id="70"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6">
        <w:r>
          <w:rPr>
            <w:rStyle w:val="Hyperlink"/>
          </w:rPr>
          <w:t>https://doi.org/10.3389/fpls.2023.1169558</w:t>
        </w:r>
      </w:hyperlink>
      <w:bookmarkEnd w:id="70"/>
    </w:p>
    <w:p>
      <w:pPr>
        <w:pStyle w:val="Bibliography"/>
        <w:rPr/>
      </w:pPr>
      <w:bookmarkStart w:id="71"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7">
        <w:r>
          <w:rPr>
            <w:rStyle w:val="Hyperlink"/>
          </w:rPr>
          <w:t>https://doi.org/10.1038/s42003-021-01826-7</w:t>
        </w:r>
      </w:hyperlink>
      <w:bookmarkEnd w:id="71"/>
    </w:p>
    <w:p>
      <w:pPr>
        <w:pStyle w:val="Bibliography"/>
        <w:rPr/>
      </w:pPr>
      <w:bookmarkStart w:id="72"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8">
        <w:r>
          <w:rPr>
            <w:rStyle w:val="Hyperlink"/>
          </w:rPr>
          <w:t>https://github.com/vegandevs/vegan</w:t>
        </w:r>
      </w:hyperlink>
      <w:bookmarkEnd w:id="72"/>
    </w:p>
    <w:p>
      <w:pPr>
        <w:pStyle w:val="Bibliography"/>
        <w:rPr/>
      </w:pPr>
      <w:bookmarkStart w:id="73" w:name="ref-pinheiro2000"/>
      <w:r>
        <w:rPr/>
        <w:t xml:space="preserve">Pinheiro, J. C., &amp; Bates, D. M. (2000). </w:t>
      </w:r>
      <w:r>
        <w:rPr>
          <w:i/>
          <w:iCs/>
        </w:rPr>
        <w:t>Mixed-Effects Models in S and S-PLUS</w:t>
      </w:r>
      <w:r>
        <w:rPr/>
        <w:t xml:space="preserve">. Springer. </w:t>
      </w:r>
      <w:hyperlink r:id="rId49">
        <w:r>
          <w:rPr>
            <w:rStyle w:val="Hyperlink"/>
          </w:rPr>
          <w:t>https://doi.org/10.1007/b98882</w:t>
        </w:r>
      </w:hyperlink>
      <w:bookmarkEnd w:id="73"/>
    </w:p>
    <w:p>
      <w:pPr>
        <w:pStyle w:val="Bibliography"/>
        <w:rPr/>
      </w:pPr>
      <w:bookmarkStart w:id="74" w:name="ref-pinheiro2023"/>
      <w:r>
        <w:rPr/>
        <w:t xml:space="preserve">Pinheiro, J., Bates, D., &amp; R Core Team. (2023). </w:t>
      </w:r>
      <w:r>
        <w:rPr>
          <w:i/>
          <w:iCs/>
        </w:rPr>
        <w:t>Nlme: Linear and nonlinear mixed effects models</w:t>
      </w:r>
      <w:r>
        <w:rPr/>
        <w:t xml:space="preserve"> [Manual]. </w:t>
      </w:r>
      <w:hyperlink r:id="rId50">
        <w:r>
          <w:rPr>
            <w:rStyle w:val="Hyperlink"/>
          </w:rPr>
          <w:t>https://CRAN.R-project.org/package=nlme</w:t>
        </w:r>
      </w:hyperlink>
      <w:bookmarkEnd w:id="74"/>
    </w:p>
    <w:p>
      <w:pPr>
        <w:pStyle w:val="Bibliography"/>
        <w:rPr/>
      </w:pPr>
      <w:bookmarkStart w:id="75"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51">
        <w:r>
          <w:rPr>
            <w:rStyle w:val="Hyperlink"/>
          </w:rPr>
          <w:t>https://doi.org/10.1890/0012-9658(2006)87[1733:LTAGPO]2.0.CO;2</w:t>
        </w:r>
      </w:hyperlink>
      <w:bookmarkEnd w:id="75"/>
    </w:p>
    <w:p>
      <w:pPr>
        <w:pStyle w:val="Bibliography"/>
        <w:rPr/>
      </w:pPr>
      <w:bookmarkStart w:id="76"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2">
        <w:r>
          <w:rPr>
            <w:rStyle w:val="Hyperlink"/>
          </w:rPr>
          <w:t>https://doi.org/10.1146/annurev-phyto-080508-081831</w:t>
        </w:r>
      </w:hyperlink>
      <w:bookmarkEnd w:id="76"/>
    </w:p>
    <w:p>
      <w:pPr>
        <w:pStyle w:val="Bibliography"/>
        <w:rPr/>
      </w:pPr>
      <w:bookmarkStart w:id="77" w:name="ref-rcoreteam2024"/>
      <w:r>
        <w:rPr/>
        <w:t xml:space="preserve">R Core Team. (2024). </w:t>
      </w:r>
      <w:r>
        <w:rPr>
          <w:i/>
          <w:iCs/>
        </w:rPr>
        <w:t>R: A language and environment for statistical computing</w:t>
      </w:r>
      <w:r>
        <w:rPr/>
        <w:t xml:space="preserve"> [Manual]. R Foundation for Statistical Computing. </w:t>
      </w:r>
      <w:hyperlink r:id="rId53">
        <w:r>
          <w:rPr>
            <w:rStyle w:val="Hyperlink"/>
          </w:rPr>
          <w:t>https://www.R-project.org/</w:t>
        </w:r>
      </w:hyperlink>
      <w:bookmarkEnd w:id="77"/>
    </w:p>
    <w:p>
      <w:pPr>
        <w:pStyle w:val="Bibliography"/>
        <w:rPr/>
      </w:pPr>
      <w:bookmarkStart w:id="78"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4">
        <w:r>
          <w:rPr>
            <w:rStyle w:val="Hyperlink"/>
          </w:rPr>
          <w:t>https://doi.org/10.1098/rsos.160628</w:t>
        </w:r>
      </w:hyperlink>
      <w:bookmarkEnd w:id="78"/>
    </w:p>
    <w:p>
      <w:pPr>
        <w:pStyle w:val="Bibliography"/>
        <w:rPr/>
      </w:pPr>
      <w:bookmarkStart w:id="79"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5">
        <w:r>
          <w:rPr>
            <w:rStyle w:val="Hyperlink"/>
          </w:rPr>
          <w:t>https://doi.org/10.1111/j.1469-8137.2009.02773.x</w:t>
        </w:r>
      </w:hyperlink>
      <w:bookmarkEnd w:id="79"/>
    </w:p>
    <w:p>
      <w:pPr>
        <w:pStyle w:val="Bibliography"/>
        <w:rPr/>
      </w:pPr>
      <w:bookmarkStart w:id="80"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6">
        <w:r>
          <w:rPr>
            <w:rStyle w:val="Hyperlink"/>
          </w:rPr>
          <w:t>https://doi.org/10.7717/peerj.2584</w:t>
        </w:r>
      </w:hyperlink>
      <w:bookmarkEnd w:id="80"/>
    </w:p>
    <w:p>
      <w:pPr>
        <w:pStyle w:val="Bibliography"/>
        <w:rPr>
          <w:ins w:id="683" w:author="Bolívar Aponte Rolón" w:date="2024-08-19T16:13:00Z"/>
        </w:rPr>
      </w:pPr>
      <w:ins w:id="675" w:author="Bolívar Aponte Rolón" w:date="2024-08-19T16:13:00Z">
        <w:bookmarkStart w:id="81" w:name="ref-sanchez-gonzalez2022"/>
        <w:r>
          <w:rPr/>
          <w:t xml:space="preserve">Sanchez-Gonzalez, E. I., Soares, T. D. P. F., Zarpelon, T. G., Zauza, E. A. V., Mafia, R. G., &amp; Ferreira, M. A. (2022). Two new species of </w:t>
        </w:r>
      </w:ins>
      <w:ins w:id="676" w:author="Bolívar Aponte Rolón" w:date="2024-08-19T16:13:00Z">
        <w:r>
          <w:rPr>
            <w:i/>
            <w:iCs/>
          </w:rPr>
          <w:t>Calonectria</w:t>
        </w:r>
      </w:ins>
      <w:ins w:id="677" w:author="Bolívar Aponte Rolón" w:date="2024-08-19T16:13:00Z">
        <w:r>
          <w:rPr/>
          <w:t xml:space="preserve"> (Hypocreales, Nectriaceae) causing Eucalyptus leaf blight in Brazil. </w:t>
        </w:r>
      </w:ins>
      <w:ins w:id="678" w:author="Bolívar Aponte Rolón" w:date="2024-08-19T16:13:00Z">
        <w:r>
          <w:rPr>
            <w:i/>
            <w:iCs/>
          </w:rPr>
          <w:t>MycoKeys</w:t>
        </w:r>
      </w:ins>
      <w:ins w:id="679" w:author="Bolívar Aponte Rolón" w:date="2024-08-19T16:13:00Z">
        <w:r>
          <w:rPr/>
          <w:t xml:space="preserve">, </w:t>
        </w:r>
      </w:ins>
      <w:ins w:id="680" w:author="Bolívar Aponte Rolón" w:date="2024-08-19T16:13:00Z">
        <w:r>
          <w:rPr>
            <w:i/>
            <w:iCs/>
          </w:rPr>
          <w:t>91</w:t>
        </w:r>
      </w:ins>
      <w:ins w:id="681" w:author="Bolívar Aponte Rolón" w:date="2024-08-19T16:13:00Z">
        <w:r>
          <w:rPr/>
          <w:t xml:space="preserve">, 169–197. </w:t>
        </w:r>
      </w:ins>
      <w:hyperlink r:id="rId57">
        <w:ins w:id="682" w:author="Bolívar Aponte Rolón" w:date="2024-08-19T16:13:00Z">
          <w:r>
            <w:rPr>
              <w:rStyle w:val="Hyperlink"/>
            </w:rPr>
            <w:t>https://doi.org/10.3897/mycokeys.91.84896</w:t>
          </w:r>
        </w:ins>
      </w:hyperlink>
      <w:bookmarkEnd w:id="81"/>
    </w:p>
    <w:p>
      <w:pPr>
        <w:pStyle w:val="Bibliography"/>
        <w:rPr/>
      </w:pPr>
      <w:bookmarkStart w:id="82"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8">
        <w:r>
          <w:rPr>
            <w:rStyle w:val="Hyperlink"/>
          </w:rPr>
          <w:t>https://doi.org/10.1073/pnas.1706324114</w:t>
        </w:r>
      </w:hyperlink>
      <w:bookmarkEnd w:id="82"/>
    </w:p>
    <w:p>
      <w:pPr>
        <w:pStyle w:val="Bibliography"/>
        <w:rPr/>
      </w:pPr>
      <w:bookmarkStart w:id="83"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9">
        <w:r>
          <w:rPr>
            <w:rStyle w:val="Hyperlink"/>
          </w:rPr>
          <w:t>https://doi.org/10.1111/j.1752-4571.2010.00141.x</w:t>
        </w:r>
      </w:hyperlink>
      <w:bookmarkEnd w:id="83"/>
    </w:p>
    <w:p>
      <w:pPr>
        <w:pStyle w:val="Bibliography"/>
        <w:rPr/>
      </w:pPr>
      <w:bookmarkStart w:id="84"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60">
        <w:r>
          <w:rPr>
            <w:rStyle w:val="Hyperlink"/>
          </w:rPr>
          <w:t>https://doi.org/10.1038/nmeth.2089</w:t>
        </w:r>
      </w:hyperlink>
      <w:bookmarkEnd w:id="84"/>
    </w:p>
    <w:p>
      <w:pPr>
        <w:pStyle w:val="Bibliography"/>
        <w:rPr/>
      </w:pPr>
      <w:bookmarkStart w:id="85"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61">
        <w:r>
          <w:rPr>
            <w:rStyle w:val="Hyperlink"/>
          </w:rPr>
          <w:t>https://doi.org/10.1086/367580</w:t>
        </w:r>
      </w:hyperlink>
      <w:bookmarkEnd w:id="85"/>
    </w:p>
    <w:p>
      <w:pPr>
        <w:pStyle w:val="Bibliography"/>
        <w:rPr/>
      </w:pPr>
      <w:bookmarkStart w:id="86"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2">
        <w:r>
          <w:rPr>
            <w:rStyle w:val="Hyperlink"/>
          </w:rPr>
          <w:t>https://doi.org/lutzoni</w:t>
        </w:r>
      </w:hyperlink>
      <w:bookmarkEnd w:id="86"/>
    </w:p>
    <w:p>
      <w:pPr>
        <w:pStyle w:val="Bibliography"/>
        <w:rPr/>
      </w:pPr>
      <w:bookmarkStart w:id="87"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3">
        <w:r>
          <w:rPr>
            <w:rStyle w:val="Hyperlink"/>
          </w:rPr>
          <w:t>https://doi.org/10.1111/btp.12303</w:t>
        </w:r>
      </w:hyperlink>
      <w:bookmarkEnd w:id="87"/>
    </w:p>
    <w:p>
      <w:pPr>
        <w:pStyle w:val="Bibliography"/>
        <w:rPr/>
      </w:pPr>
      <w:bookmarkStart w:id="88" w:name="ref-teoh2016"/>
      <w:r>
        <w:rPr/>
        <w:t xml:space="preserve">Teoh, E. S. (2016). Secondary Metabolites of Plants. In E. S. Teoh, </w:t>
      </w:r>
      <w:r>
        <w:rPr>
          <w:i/>
          <w:iCs/>
        </w:rPr>
        <w:t>Medicinal Orchids of Asia</w:t>
      </w:r>
      <w:r>
        <w:rPr/>
        <w:t xml:space="preserve"> (pp. 59–73). Springer International Publishing. </w:t>
      </w:r>
      <w:hyperlink r:id="rId64">
        <w:r>
          <w:rPr>
            <w:rStyle w:val="Hyperlink"/>
          </w:rPr>
          <w:t>https://doi.org/10.1007/978-3-319-24274-3_5</w:t>
        </w:r>
      </w:hyperlink>
      <w:bookmarkEnd w:id="88"/>
    </w:p>
    <w:p>
      <w:pPr>
        <w:pStyle w:val="Bibliography"/>
        <w:rPr/>
      </w:pPr>
      <w:bookmarkStart w:id="89" w:name="ref-uren2017"/>
      <w:r>
        <w:rPr/>
        <w:t xml:space="preserve">U’Ren, J. M., &amp; Arnold, A. E. (2017). 96 well DNA Extraction Protocol for Plant and Lichen Tissue Stored in CTAB. </w:t>
      </w:r>
      <w:r>
        <w:rPr>
          <w:i/>
          <w:iCs/>
        </w:rPr>
        <w:t>Protocols.io</w:t>
      </w:r>
      <w:r>
        <w:rPr/>
        <w:t xml:space="preserve">, 1–5. </w:t>
      </w:r>
      <w:hyperlink r:id="rId65">
        <w:r>
          <w:rPr>
            <w:rStyle w:val="Hyperlink"/>
          </w:rPr>
          <w:t>https://doi.org/dx.doi.org/10.17504/protocols.io.fscbnaw</w:t>
        </w:r>
      </w:hyperlink>
      <w:bookmarkEnd w:id="89"/>
    </w:p>
    <w:p>
      <w:pPr>
        <w:pStyle w:val="Bibliography"/>
        <w:rPr/>
      </w:pPr>
      <w:bookmarkStart w:id="90"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6">
        <w:r>
          <w:rPr>
            <w:rStyle w:val="Hyperlink"/>
          </w:rPr>
          <w:t>https://doi.org/10.1038/s41559-019-0975-2</w:t>
        </w:r>
      </w:hyperlink>
      <w:bookmarkEnd w:id="90"/>
    </w:p>
    <w:p>
      <w:pPr>
        <w:pStyle w:val="Bibliography"/>
        <w:rPr/>
      </w:pPr>
      <w:bookmarkStart w:id="91"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7">
        <w:r>
          <w:rPr>
            <w:rStyle w:val="Hyperlink"/>
          </w:rPr>
          <w:t>https://doi.org/10.1186/s40168-017-0237-y</w:t>
        </w:r>
      </w:hyperlink>
      <w:bookmarkEnd w:id="91"/>
    </w:p>
    <w:p>
      <w:pPr>
        <w:pStyle w:val="Bibliography"/>
        <w:rPr/>
      </w:pPr>
      <w:bookmarkStart w:id="92"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8">
        <w:r>
          <w:rPr>
            <w:rStyle w:val="Hyperlink"/>
          </w:rPr>
          <w:t>https://doi.org/10.1111/j.1469-8137.2005.01349.x</w:t>
        </w:r>
      </w:hyperlink>
      <w:bookmarkEnd w:id="92"/>
    </w:p>
    <w:p>
      <w:pPr>
        <w:pStyle w:val="Bibliography"/>
        <w:rPr/>
      </w:pPr>
      <w:bookmarkStart w:id="93"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9">
        <w:r>
          <w:rPr>
            <w:rStyle w:val="Hyperlink"/>
          </w:rPr>
          <w:t>https://doi.org/10.1038/nature02403</w:t>
        </w:r>
      </w:hyperlink>
      <w:bookmarkEnd w:id="21"/>
      <w:bookmarkEnd w:id="22"/>
      <w:bookmarkEnd w:id="93"/>
    </w:p>
    <w:p>
      <w:pPr>
        <w:pStyle w:val="Heading1"/>
        <w:rPr/>
      </w:pPr>
      <w:r>
        <w:rPr/>
        <w:t>13. Figures</w:t>
      </w:r>
    </w:p>
    <w:p>
      <w:pPr>
        <w:pStyle w:val="Heading2"/>
        <w:rPr/>
      </w:pPr>
      <w:bookmarkStart w:id="94"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70"/>
                    <a:stretch>
                      <a:fillRect/>
                    </a:stretch>
                  </pic:blipFill>
                  <pic:spPr bwMode="auto">
                    <a:xfrm>
                      <a:off x="0" y="0"/>
                      <a:ext cx="5943600" cy="4779645"/>
                    </a:xfrm>
                    <a:prstGeom prst="rect">
                      <a:avLst/>
                    </a:prstGeom>
                    <a:noFill/>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del w:id="684" w:author="Bolívar Aponte Rolón" w:date="2024-08-19T15:47:00Z">
        <w:r>
          <w:rPr>
            <w:i/>
            <w:iCs/>
          </w:rPr>
          <w:delText>E-</w:delText>
        </w:r>
      </w:del>
      <w:ins w:id="685" w:author="Bolívar Aponte Rolón" w:date="2024-08-19T15:47:00Z">
        <w:r>
          <w:rPr>
            <w:i/>
            <w:iCs/>
          </w:rPr>
          <w:t>E-low</w:t>
        </w:r>
      </w:ins>
      <w:r>
        <w:rPr/>
        <w:t>) treatment and yellow filled represent high endophyte (</w:t>
      </w:r>
      <w:del w:id="686" w:author="Bolívar Aponte Rolón" w:date="2024-08-19T15:48:00Z">
        <w:r>
          <w:rPr>
            <w:i/>
            <w:iCs/>
          </w:rPr>
          <w:delText>E+</w:delText>
        </w:r>
      </w:del>
      <w:ins w:id="687" w:author="Bolívar Aponte Rolón" w:date="2024-08-19T15:48:00Z">
        <w:r>
          <w:rPr>
            <w:i/>
            <w:iCs/>
          </w:rPr>
          <w:t>E-high</w:t>
        </w:r>
      </w:ins>
      <w:r>
        <w:rPr/>
        <w:t xml:space="preserve">) treatment. Relative abundance is the percentage of endophyte colonization within individuals of the same species. </w:t>
      </w:r>
      <w:bookmarkEnd w:id="94"/>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.05 (*), </w:t>
      </w:r>
      <w:r>
        <w:rPr>
          <w:i/>
          <w:iCs/>
        </w:rPr>
        <w:t>p</w:t>
      </w:r>
      <w:r>
        <w:rPr/>
        <w:t xml:space="preserve"> &lt; .01 (*</w:t>
      </w:r>
      <w:r>
        <w:rPr>
          <w:i/>
          <w:iCs/>
        </w:rPr>
        <w:t>*),</w:t>
      </w:r>
      <w:r>
        <w:rPr/>
        <w:t xml:space="preserve"> p &lt; .001 (***)</w:t>
      </w:r>
      <w:r>
        <w:rPr>
          <w:i/>
          <w:iCs/>
        </w:rPr>
        <w:t xml:space="preserve">, p &lt; </w:t>
      </w:r>
      <w:r>
        <w:rPr/>
        <w:t>.001 (***),</w:t>
      </w:r>
      <w:r>
        <w:rPr>
          <w:i/>
          <w:iCs/>
        </w:rPr>
        <w:t xml:space="preserve"> </w:t>
      </w:r>
      <w:r>
        <w:rPr/>
        <w:t xml:space="preserve">and </w:t>
      </w:r>
      <w:r>
        <w:rPr>
          <w:i/>
          <w:iCs/>
        </w:rPr>
        <w:t xml:space="preserve">p </w:t>
      </w:r>
      <w:r>
        <w:rPr/>
        <w:t>&lt; .0001</w:t>
      </w:r>
      <w:r>
        <w:rPr>
          <w:i/>
          <w:iCs/>
        </w:rPr>
        <w:t xml:space="preserve"> </w:t>
      </w:r>
      <w:r>
        <w:rPr/>
        <w:t>(****)].</w:t>
      </w:r>
    </w:p>
    <w:p>
      <w:pPr>
        <w:pStyle w:val="Heading2"/>
        <w:rPr/>
      </w:pPr>
      <w:bookmarkStart w:id="95" w:name="figure-2"/>
      <w:r>
        <w:rPr/>
        <w:t>13.2 Figure 2</w:t>
      </w:r>
    </w:p>
    <w:p>
      <w:pPr>
        <w:pStyle w:val="CaptionedFigure"/>
        <w:rPr/>
      </w:pPr>
      <w:r>
        <w:rPr/>
        <w:drawing>
          <wp:inline distT="0" distB="0" distL="0" distR="0">
            <wp:extent cx="4759325" cy="475932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71"/>
                    <a:stretch>
                      <a:fillRect/>
                    </a:stretch>
                  </pic:blipFill>
                  <pic:spPr bwMode="auto">
                    <a:xfrm>
                      <a:off x="0" y="0"/>
                      <a:ext cx="4759325" cy="4759325"/>
                    </a:xfrm>
                    <a:prstGeom prst="rect">
                      <a:avLst/>
                    </a:prstGeom>
                    <a:noFill/>
                  </pic:spPr>
                </pic:pic>
              </a:graphicData>
            </a:graphic>
          </wp:inline>
        </w:drawing>
      </w:r>
    </w:p>
    <w:p>
      <w:pPr>
        <w:pStyle w:val="ImageCaption"/>
        <w:rPr/>
      </w:pPr>
      <w:r>
        <w:rPr/>
        <w:t>Distrib</w:t>
      </w:r>
      <w:r>
        <w:rPr>
          <w:color w:val="000000"/>
          <w:rPrChange w:id="0" w:author="Bolívar Aponte Rolón" w:date="2024-09-05T17:36:00Z"/>
        </w:rPr>
        <w:t>ution</w:t>
      </w:r>
      <w:del w:id="689" w:author="Bolívar Aponte Rolón" w:date="2024-08-29T17:40:00Z">
        <w:r>
          <w:rPr>
            <w:rFonts w:eastAsia="Cambria"/>
            <w:color w:val="000000"/>
          </w:rPr>
          <w:delText>s</w:delText>
        </w:r>
      </w:del>
      <w:r>
        <w:rPr>
          <w:rFonts w:eastAsia="Cambria"/>
          <w:color w:val="000000"/>
          <w:rPrChange w:id="0" w:author="Bolívar Aponte Rolón" w:date="2024-09-05T17:36:00Z"/>
        </w:rPr>
        <w:t xml:space="preserve"> of values </w:t>
      </w:r>
      <w:del w:id="691" w:author="Bolívar Aponte Rolón" w:date="2024-08-29T17:40:00Z">
        <w:r>
          <w:rPr>
            <w:rFonts w:eastAsia="Cambria"/>
            <w:color w:val="000000"/>
          </w:rPr>
          <w:delText xml:space="preserve">and means </w:delText>
        </w:r>
      </w:del>
      <w:r>
        <w:rPr>
          <w:color w:val="000000"/>
          <w:rPrChange w:id="0" w:author="Bolívar Aponte Rolón" w:date="2024-09-05T17:36:00Z"/>
        </w:rPr>
        <w:t xml:space="preserve">of herbivory (%) damage caused by </w:t>
      </w:r>
      <w:r>
        <w:rPr>
          <w:i/>
          <w:iCs/>
          <w:color w:val="000000"/>
          <w:rPrChange w:id="0" w:author="Bolívar Aponte Rolón" w:date="2024-09-05T17:36:00Z">
            <w:rPr>
              <w:i/>
              <w:iCs/>
            </w:rPr>
          </w:rPrChange>
        </w:rPr>
        <w:t>Atta colombica</w:t>
      </w:r>
      <w:r>
        <w:rPr>
          <w:color w:val="000000"/>
          <w:rPrChange w:id="0" w:author="Bolívar Aponte Rolón" w:date="2024-09-05T17:36:00Z"/>
        </w:rPr>
        <w:t xml:space="preserve"> in treatment groups (</w:t>
      </w:r>
      <w:del w:id="695" w:author="Bolívar Aponte Rolón" w:date="2024-08-19T15:47:00Z">
        <w:r>
          <w:rPr>
            <w:rFonts w:eastAsia="Cambria"/>
            <w:i/>
            <w:iCs/>
            <w:color w:val="000000"/>
          </w:rPr>
          <w:delText>E-</w:delText>
        </w:r>
      </w:del>
      <w:ins w:id="696" w:author="Bolívar Aponte Rolón" w:date="2024-08-19T15:47:00Z">
        <w:r>
          <w:rPr>
            <w:i/>
            <w:iCs/>
            <w:color w:val="000000"/>
          </w:rPr>
          <w:t>E-low</w:t>
        </w:r>
      </w:ins>
      <w:r>
        <w:rPr>
          <w:color w:val="000000"/>
          <w:rPrChange w:id="0" w:author="Bolívar Aponte Rolón" w:date="2024-09-05T17:36:00Z"/>
        </w:rPr>
        <w:t xml:space="preserve"> and </w:t>
      </w:r>
      <w:del w:id="698" w:author="Bolívar Aponte Rolón" w:date="2024-08-19T15:48:00Z">
        <w:r>
          <w:rPr>
            <w:rFonts w:eastAsia="Cambria"/>
            <w:i/>
            <w:iCs/>
            <w:color w:val="000000"/>
          </w:rPr>
          <w:delText>E+</w:delText>
        </w:r>
      </w:del>
      <w:ins w:id="699" w:author="Bolívar Aponte Rolón" w:date="2024-08-19T15:48:00Z">
        <w:r>
          <w:rPr>
            <w:i/>
            <w:iCs/>
            <w:color w:val="000000"/>
          </w:rPr>
          <w:t>E-high</w:t>
        </w:r>
      </w:ins>
      <w:r>
        <w:rPr>
          <w:color w:val="000000"/>
          <w:rPrChange w:id="0" w:author="Bolívar Aponte Rolón" w:date="2024-09-05T17:36:00Z"/>
        </w:rPr>
        <w:t xml:space="preserve">) and </w:t>
      </w:r>
      <w:ins w:id="701" w:author="Bolívar Aponte Rolón" w:date="2024-08-29T17:41:00Z">
        <w:r>
          <w:rPr>
            <w:rFonts w:ascii="Arial;Helvetica Neue;sans-serif" w:hAnsi="Arial;Helvetica Neue;sans-serif"/>
            <w:color w:val="000000"/>
            <w:sz w:val="21"/>
          </w:rPr>
          <w:t>pathogen damage cause by </w:t>
        </w:r>
      </w:ins>
      <w:ins w:id="702" w:author="Bolívar Aponte Rolón" w:date="2024-08-29T17:41:00Z">
        <w:r>
          <w:rPr>
            <w:rFonts w:ascii="Arial;Helvetica Neue;sans-serif" w:hAnsi="Arial;Helvetica Neue;sans-serif"/>
            <w:i/>
            <w:color w:val="000000"/>
            <w:sz w:val="21"/>
          </w:rPr>
          <w:t>Calonectria</w:t>
        </w:r>
      </w:ins>
      <w:ins w:id="703" w:author="Bolívar Aponte Rolón" w:date="2024-08-29T17:41:00Z">
        <w:r>
          <w:rPr>
            <w:color w:val="000000"/>
          </w:rPr>
          <w:t> </w:t>
        </w:r>
      </w:ins>
      <w:ins w:id="704" w:author="Bolívar Aponte Rolón" w:date="2024-08-29T17:41:00Z">
        <w:r>
          <w:rPr>
            <w:rFonts w:ascii="Arial;Helvetica Neue;sans-serif" w:hAnsi="Arial;Helvetica Neue;sans-serif"/>
            <w:color w:val="000000"/>
            <w:sz w:val="21"/>
          </w:rPr>
          <w:t>sp. tree species</w:t>
        </w:r>
      </w:ins>
      <w:del w:id="705" w:author="Bolívar Aponte Rolón" w:date="2024-08-29T17:41:00Z">
        <w:r>
          <w:rPr>
            <w:rFonts w:ascii="Arial;Helvetica Neue;sans-serif" w:hAnsi="Arial;Helvetica Neue;sans-serif"/>
            <w:color w:val="000000"/>
            <w:sz w:val="21"/>
          </w:rPr>
          <w:delText>tree species</w:delText>
        </w:r>
      </w:del>
      <w:r>
        <w:rPr>
          <w:color w:val="000000"/>
          <w:rPrChange w:id="0" w:author="Bolívar Aponte Rolón" w:date="2024-09-05T17:36:00Z"/>
        </w:rPr>
        <w:t xml:space="preserve">. a) Comparison of herbivory (%) means between treatment groups across individuals of all species. </w:t>
      </w:r>
      <w:del w:id="707" w:author="Bolívar Aponte Rolón" w:date="2024-08-29T17:41:00Z">
        <w:r>
          <w:rPr>
            <w:rFonts w:eastAsia="Cambria"/>
            <w:color w:val="000000"/>
          </w:rPr>
          <w:delText>outlined box plots represent low FEF group (</w:delText>
        </w:r>
      </w:del>
      <w:del w:id="708" w:author="Bolívar Aponte Rolón" w:date="2024-08-19T15:47:00Z">
        <w:r>
          <w:rPr>
            <w:rFonts w:eastAsia="Cambria"/>
            <w:i/>
            <w:iCs/>
            <w:color w:val="000000"/>
          </w:rPr>
          <w:delText>E-</w:delText>
        </w:r>
      </w:del>
      <w:del w:id="709" w:author="Bolívar Aponte Rolón" w:date="2024-08-29T17:41:00Z">
        <w:r>
          <w:rPr>
            <w:rFonts w:eastAsia="Cambria"/>
            <w:i/>
            <w:iCs/>
            <w:color w:val="000000"/>
          </w:rPr>
          <w:delText>) and yellow outlined box plots represent high FEF group (</w:delText>
        </w:r>
      </w:del>
      <w:del w:id="710" w:author="Bolívar Aponte Rolón" w:date="2024-08-19T15:48:00Z">
        <w:r>
          <w:rPr>
            <w:rFonts w:eastAsia="Cambria"/>
            <w:i/>
            <w:iCs/>
            <w:color w:val="000000"/>
          </w:rPr>
          <w:delText>E+</w:delText>
        </w:r>
      </w:del>
      <w:del w:id="711" w:author="Bolívar Aponte Rolón" w:date="2024-08-29T17:41:00Z">
        <w:r>
          <w:rPr>
            <w:rFonts w:eastAsia="Cambria"/>
            <w:i/>
            <w:iCs/>
            <w:color w:val="000000"/>
          </w:rPr>
          <w:delText>).</w:delText>
        </w:r>
      </w:del>
      <w:r>
        <w:rPr>
          <w:color w:val="000000"/>
          <w:rPrChange w:id="0" w:author="Bolívar Aponte Rolón" w:date="2024-09-05T17:36:00Z"/>
        </w:rPr>
        <w:t xml:space="preserve"> b)</w:t>
      </w:r>
      <w:r>
        <w:rPr>
          <w:color w:val="C9211E"/>
          <w:rPrChange w:id="0" w:author="Bolívar Aponte Rolón" w:date="2024-09-05T17:11:00Z"/>
        </w:rPr>
        <w:t xml:space="preserve"> </w:t>
      </w:r>
      <w:del w:id="714" w:author="Bolívar Aponte Rolón" w:date="2024-08-29T17:42:00Z">
        <w:r>
          <w:rPr>
            <w:rFonts w:eastAsia="Cambria"/>
            <w:color w:val="000000"/>
          </w:rPr>
          <w:delText xml:space="preserve">Comparison of pathogen (%) means between treatment groups across individuals of all species. Maroon filled violins represent control leaves and blue filled violins represent pathogen treated leaves. </w:delText>
        </w:r>
      </w:del>
      <w:ins w:id="715" w:author="Bolívar Aponte Rolón" w:date="2024-08-29T17:42:00Z">
        <w:r>
          <w:rPr>
            <w:color w:val="000000"/>
          </w:rPr>
          <w:t>Comparison of the absolute pathogen damage (%) means between treatment groups across individuals of all species (values from 'control' treated leaves were sub</w:t>
        </w:r>
      </w:ins>
      <w:ins w:id="716" w:author="Bolívar Aponte Rolón" w:date="2024-08-29T17:42:00Z">
        <w:del w:id="717" w:author="Van Bael, Sunshine A" w:date="2024-09-17T15:37:00Z">
          <w:r>
            <w:rPr>
              <w:color w:val="000000"/>
            </w:rPr>
            <w:delText>s</w:delText>
          </w:r>
        </w:del>
      </w:ins>
      <w:ins w:id="718" w:author="Bolívar Aponte Rolón" w:date="2024-08-29T17:42:00Z">
        <w:r>
          <w:rPr>
            <w:color w:val="000000"/>
          </w:rPr>
          <w:t>tracted from 'pathogen' treated leaves). Pink represents low FEF group (</w:t>
        </w:r>
      </w:ins>
      <w:ins w:id="719" w:author="Bolívar Aponte Rolón" w:date="2024-08-29T17:42:00Z">
        <w:r>
          <w:rPr>
            <w:i/>
            <w:color w:val="000000"/>
          </w:rPr>
          <w:t>E-low</w:t>
        </w:r>
      </w:ins>
      <w:ins w:id="720" w:author="Bolívar Aponte Rolón" w:date="2024-08-29T17:42:00Z">
        <w:r>
          <w:rPr>
            <w:color w:val="000000"/>
          </w:rPr>
          <w:t>) and yellow outlined box plots represent high FEF group (</w:t>
        </w:r>
      </w:ins>
      <w:ins w:id="721" w:author="Bolívar Aponte Rolón" w:date="2024-08-29T17:42:00Z">
        <w:r>
          <w:rPr>
            <w:i/>
            <w:color w:val="000000"/>
          </w:rPr>
          <w:t>E-high</w:t>
        </w:r>
      </w:ins>
      <w:ins w:id="722" w:author="Bolívar Aponte Rolón" w:date="2024-08-29T17:42:00Z">
        <w:r>
          <w:rPr>
            <w:color w:val="000000"/>
          </w:rPr>
          <w:t xml:space="preserve">). </w:t>
        </w:r>
      </w:ins>
      <w:r>
        <w:rPr/>
        <w:t xml:space="preserve">Statistical significance was calculated using a two-sided Student’s t-Test. </w:t>
      </w:r>
      <w:bookmarkEnd w:id="95"/>
      <w:r>
        <w:rPr/>
        <w:t xml:space="preserve">Significance levels are represented by </w:t>
      </w:r>
      <w:r>
        <w:rPr>
          <w:i/>
          <w:iCs/>
        </w:rPr>
        <w:t>ns</w:t>
      </w:r>
      <w:r>
        <w:rPr/>
        <w:t xml:space="preserve"> (not significant) and asterisks [</w:t>
      </w:r>
      <w:r>
        <w:rPr>
          <w:i/>
          <w:iCs/>
        </w:rPr>
        <w:t>p</w:t>
      </w:r>
      <w:r>
        <w:rPr/>
        <w:t xml:space="preserve"> &lt; </w:t>
      </w:r>
      <w:del w:id="723" w:author="Van Bael, Sunshine A" w:date="2024-09-17T15:37:00Z">
        <w:r>
          <w:rPr/>
          <w:delText xml:space="preserve"> </w:delText>
        </w:r>
      </w:del>
      <w:r>
        <w:rPr/>
        <w:t xml:space="preserve">.05 (*), </w:t>
      </w:r>
      <w:r>
        <w:rPr>
          <w:i/>
          <w:iCs/>
        </w:rPr>
        <w:t>p</w:t>
      </w:r>
      <w:r>
        <w:rPr/>
        <w:t xml:space="preserve"> &lt; 0.01 (**), p &lt; </w:t>
      </w:r>
      <w:del w:id="724" w:author="Van Bael, Sunshine A" w:date="2024-09-17T15:37:00Z">
        <w:r>
          <w:rPr/>
          <w:delText xml:space="preserve"> </w:delText>
        </w:r>
      </w:del>
      <w:r>
        <w:rPr/>
        <w:t>.001 (***)</w:t>
      </w:r>
      <w:r>
        <w:rPr>
          <w:i/>
          <w:iCs/>
        </w:rPr>
        <w:t xml:space="preserve">, p = </w:t>
      </w:r>
      <w:del w:id="725" w:author="Van Bael, Sunshine A" w:date="2024-09-17T15:37:00Z">
        <w:r>
          <w:rPr>
            <w:i/>
            <w:iCs/>
          </w:rPr>
          <w:delText xml:space="preserve"> </w:delText>
        </w:r>
      </w:del>
      <w:r>
        <w:rPr/>
        <w:t>.001 (***),</w:t>
      </w:r>
      <w:r>
        <w:rPr>
          <w:i/>
          <w:iCs/>
        </w:rPr>
        <w:t xml:space="preserve"> </w:t>
      </w:r>
      <w:r>
        <w:rPr/>
        <w:t xml:space="preserve">and </w:t>
      </w:r>
      <w:r>
        <w:rPr>
          <w:i/>
          <w:iCs/>
        </w:rPr>
        <w:t xml:space="preserve">p </w:t>
      </w:r>
      <w:r>
        <w:rPr/>
        <w:t xml:space="preserve">&lt; </w:t>
      </w:r>
      <w:del w:id="726" w:author="Van Bael, Sunshine A" w:date="2024-09-17T15:37:00Z">
        <w:r>
          <w:rPr/>
          <w:delText xml:space="preserve"> </w:delText>
        </w:r>
      </w:del>
      <w:r>
        <w:rPr/>
        <w:t>.0001</w:t>
      </w:r>
      <w:r>
        <w:rPr>
          <w:i/>
          <w:iCs/>
        </w:rPr>
        <w:t xml:space="preserve"> </w:t>
      </w:r>
      <w:r>
        <w:rPr/>
        <w:t>(****)].</w:t>
      </w:r>
    </w:p>
    <w:p>
      <w:pPr>
        <w:pStyle w:val="Heading2"/>
        <w:rPr/>
      </w:pPr>
      <w:bookmarkStart w:id="96"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2"/>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FEF community composition was associated with leaf functional traits from the leaf economic spectrum (genomic data set). </w:t>
      </w:r>
      <w:ins w:id="727" w:author="Bolívar Aponte Rolón" w:date="2024-08-19T15:49:00Z">
        <w:r>
          <w:rPr/>
          <w:t>V</w:t>
        </w:r>
      </w:ins>
      <w:del w:id="728" w:author="Bolívar Aponte Rolón" w:date="2024-08-19T15:49:00Z">
        <w:r>
          <w:rPr/>
          <w:delText>v</w:delText>
        </w:r>
      </w:del>
      <w:r>
        <w:rPr/>
        <w:t>ariation in FEF community composition within and between host species (</w:t>
      </w:r>
      <w:r>
        <w:rPr>
          <w:i/>
          <w:iCs/>
        </w:rPr>
        <w:t>n</w:t>
      </w:r>
      <w:r>
        <w:rPr/>
        <w:t xml:space="preserve"> = 7) and treatment groups (</w:t>
      </w:r>
      <w:del w:id="729" w:author="Bolívar Aponte Rolón" w:date="2024-08-19T15:47:00Z">
        <w:r>
          <w:rPr>
            <w:i/>
            <w:iCs/>
          </w:rPr>
          <w:delText>E</w:delText>
        </w:r>
      </w:del>
      <w:del w:id="730" w:author="Bolívar Aponte Rolón" w:date="2024-08-19T15:47:00Z">
        <w:r>
          <w:rPr/>
          <w:delText>-</w:delText>
        </w:r>
      </w:del>
      <w:ins w:id="731" w:author="Bolívar Aponte Rolón" w:date="2024-08-19T15:47:00Z">
        <w:r>
          <w:rPr>
            <w:i/>
            <w:iCs/>
          </w:rPr>
          <w:t>E-low</w:t>
        </w:r>
      </w:ins>
      <w:r>
        <w:rPr/>
        <w:t xml:space="preserve">, </w:t>
      </w:r>
      <w:del w:id="732" w:author="Bolívar Aponte Rolón" w:date="2024-08-19T15:48:00Z">
        <w:r>
          <w:rPr>
            <w:i/>
            <w:iCs/>
          </w:rPr>
          <w:delText>E</w:delText>
        </w:r>
      </w:del>
      <w:del w:id="733" w:author="Bolívar Aponte Rolón" w:date="2024-08-19T15:48:00Z">
        <w:r>
          <w:rPr/>
          <w:delText>+</w:delText>
        </w:r>
      </w:del>
      <w:ins w:id="734" w:author="Bolívar Aponte Rolón" w:date="2024-08-19T15:48:00Z">
        <w:r>
          <w:rPr>
            <w:i/>
            <w:iCs/>
          </w:rPr>
          <w:t>E-high</w:t>
        </w:r>
      </w:ins>
      <w:r>
        <w:rPr/>
        <w:t>) from distan</w:t>
      </w:r>
      <w:del w:id="735" w:author="Bolívar Aponte Rolón" w:date="2024-08-19T15:49:00Z">
        <w:r>
          <w:rPr/>
          <w:delText>m</w:delText>
        </w:r>
      </w:del>
      <w:r>
        <w:rPr/>
        <w:t xml:space="preserve">ce-based redundancy analyses (dbRDA). Solid </w:t>
      </w:r>
      <w:ins w:id="736" w:author="Bolívar Aponte Rolón" w:date="2024-09-03T12:53:00Z">
        <w:r>
          <w:rPr/>
          <w:t xml:space="preserve">black </w:t>
        </w:r>
      </w:ins>
      <w:r>
        <w:rPr/>
        <w:t>arrows represent statistically si</w:t>
      </w:r>
      <w:del w:id="737" w:author="Bolívar Aponte Rolón" w:date="2024-08-19T15:49:00Z">
        <w:r>
          <w:rPr/>
          <w:delText>s</w:delText>
        </w:r>
      </w:del>
      <w:r>
        <w:rPr/>
        <w:t>gnificant associations (</w:t>
      </w:r>
      <w:r>
        <w:rPr>
          <w:i/>
          <w:iCs/>
        </w:rPr>
        <w:t>p</w:t>
      </w:r>
      <w:r>
        <w:rPr/>
        <w:t xml:space="preserve"> &lt; .0</w:t>
      </w:r>
      <w:ins w:id="738" w:author="Bolívar Aponte Rolón" w:date="2024-08-19T15:53:00Z">
        <w:r>
          <w:rPr/>
          <w:t>1</w:t>
        </w:r>
      </w:ins>
      <w:del w:id="739" w:author="Bolívar Aponte Rolón" w:date="2024-08-19T15:53:00Z">
        <w:r>
          <w:rPr/>
          <w:delText>5</w:delText>
        </w:r>
      </w:del>
      <w:r>
        <w:rPr/>
        <w:t xml:space="preserve">). </w:t>
      </w:r>
      <w:ins w:id="740" w:author="Bolívar Aponte Rolón" w:date="2024-09-03T13:11:00Z">
        <w:r>
          <w:rPr/>
          <w:t xml:space="preserve">The arrows are displayed at double their actual size to enhance visual clarity. </w:t>
        </w:r>
      </w:ins>
      <w:r>
        <w:rPr/>
        <w:t>Each point represent</w:t>
      </w:r>
      <w:ins w:id="741" w:author="Van Bael, Sunshine A" w:date="2024-09-17T15:38:00Z">
        <w:r>
          <w:rPr/>
          <w:t>s</w:t>
        </w:r>
      </w:ins>
      <w:r>
        <w:rPr/>
        <w:t xml:space="preserve"> a FEF community samples from one host tree species per treatment group; colors represent host tree species. Circles and filled triangles represent low (</w:t>
      </w:r>
      <w:del w:id="742" w:author="Bolívar Aponte Rolón" w:date="2024-08-19T15:47:00Z">
        <w:r>
          <w:rPr>
            <w:i/>
            <w:iCs/>
          </w:rPr>
          <w:delText>E</w:delText>
        </w:r>
      </w:del>
      <w:del w:id="743" w:author="Bolívar Aponte Rolón" w:date="2024-08-19T15:47:00Z">
        <w:r>
          <w:rPr/>
          <w:delText>-</w:delText>
        </w:r>
      </w:del>
      <w:ins w:id="744" w:author="Bolívar Aponte Rolón" w:date="2024-08-19T15:47:00Z">
        <w:r>
          <w:rPr>
            <w:i/>
            <w:iCs/>
          </w:rPr>
          <w:t>E-low</w:t>
        </w:r>
      </w:ins>
      <w:r>
        <w:rPr/>
        <w:t>) and high (</w:t>
      </w:r>
      <w:del w:id="745" w:author="Bolívar Aponte Rolón" w:date="2024-08-19T15:48:00Z">
        <w:r>
          <w:rPr>
            <w:i/>
            <w:iCs/>
          </w:rPr>
          <w:delText>E</w:delText>
        </w:r>
      </w:del>
      <w:del w:id="746" w:author="Bolívar Aponte Rolón" w:date="2024-08-19T15:48:00Z">
        <w:r>
          <w:rPr/>
          <w:delText>+</w:delText>
        </w:r>
      </w:del>
      <w:ins w:id="747" w:author="Bolívar Aponte Rolón" w:date="2024-08-19T15:48:00Z">
        <w:r>
          <w:rPr>
            <w:i/>
            <w:iCs/>
          </w:rPr>
          <w:t>E-high</w:t>
        </w:r>
      </w:ins>
      <w:r>
        <w:rPr/>
        <w:t>) FEF treatment groups, respectively.</w:t>
      </w:r>
      <w:bookmarkEnd w:id="96"/>
    </w:p>
    <w:p>
      <w:pPr>
        <w:pStyle w:val="Heading2"/>
        <w:rPr/>
      </w:pPr>
      <w:bookmarkStart w:id="97"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73"/>
                    <a:stretch>
                      <a:fillRect/>
                    </a:stretch>
                  </pic:blipFill>
                  <pic:spPr bwMode="auto">
                    <a:xfrm>
                      <a:off x="0" y="0"/>
                      <a:ext cx="5544185" cy="5544185"/>
                    </a:xfrm>
                    <a:prstGeom prst="rect">
                      <a:avLst/>
                    </a:prstGeom>
                    <a:noFill/>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del w:id="748" w:author="Bolívar Aponte Rolón" w:date="2024-08-19T15:47:00Z">
        <w:r>
          <w:rPr>
            <w:i/>
            <w:iCs/>
          </w:rPr>
          <w:delText>E-</w:delText>
        </w:r>
      </w:del>
      <w:ins w:id="749" w:author="Bolívar Aponte Rolón" w:date="2024-08-19T15:47:00Z">
        <w:r>
          <w:rPr>
            <w:i/>
            <w:iCs/>
          </w:rPr>
          <w:t>E-low</w:t>
        </w:r>
      </w:ins>
      <w:r>
        <w:rPr/>
        <w:t xml:space="preserve"> and </w:t>
      </w:r>
      <w:del w:id="750" w:author="Bolívar Aponte Rolón" w:date="2024-08-19T15:48:00Z">
        <w:r>
          <w:rPr>
            <w:i/>
            <w:iCs/>
          </w:rPr>
          <w:delText>E+</w:delText>
        </w:r>
      </w:del>
      <w:ins w:id="751" w:author="Bolívar Aponte Rolón" w:date="2024-08-19T15:48:00Z">
        <w:r>
          <w:rPr>
            <w:i/>
            <w:iCs/>
          </w:rPr>
          <w:t>E-high</w:t>
        </w:r>
      </w:ins>
      <w:r>
        <w:rPr/>
        <w:t xml:space="preserve"> treatment. (b) PCA of leaf functional traits of plants solely used in ant herbivory assays. (c) PCA leaf functional traits of plants used solely in pathogen damage assays. Colors represent tree species. Circle and triangles represent low (</w:t>
      </w:r>
      <w:del w:id="752" w:author="Bolívar Aponte Rolón" w:date="2024-08-19T15:47:00Z">
        <w:r>
          <w:rPr>
            <w:i/>
            <w:iCs/>
          </w:rPr>
          <w:delText>E-</w:delText>
        </w:r>
      </w:del>
      <w:ins w:id="753" w:author="Bolívar Aponte Rolón" w:date="2024-08-19T15:47:00Z">
        <w:r>
          <w:rPr>
            <w:i/>
            <w:iCs/>
          </w:rPr>
          <w:t>E-low</w:t>
        </w:r>
      </w:ins>
      <w:r>
        <w:rPr/>
        <w:t>) and high (</w:t>
      </w:r>
      <w:del w:id="754" w:author="Bolívar Aponte Rolón" w:date="2024-08-19T15:48:00Z">
        <w:r>
          <w:rPr>
            <w:i/>
            <w:iCs/>
          </w:rPr>
          <w:delText>E+</w:delText>
        </w:r>
      </w:del>
      <w:ins w:id="755" w:author="Bolívar Aponte Rolón" w:date="2024-08-19T15:48:00Z">
        <w:r>
          <w:rPr>
            <w:i/>
            <w:iCs/>
          </w:rPr>
          <w:t>E-high</w:t>
        </w:r>
      </w:ins>
      <w:r>
        <w:rPr/>
        <w:t>) FEF treatment groups, respectively. Colored ellipses correspond to tree species and represent 95% confidence intervals.</w:t>
      </w:r>
      <w:bookmarkEnd w:id="97"/>
    </w:p>
    <w:p>
      <w:pPr>
        <w:pStyle w:val="Heading2"/>
        <w:rPr/>
      </w:pPr>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4"/>
                    <a:stretch>
                      <a:fillRect/>
                    </a:stretch>
                  </pic:blipFill>
                  <pic:spPr bwMode="auto">
                    <a:xfrm>
                      <a:off x="0" y="0"/>
                      <a:ext cx="5943600" cy="5943600"/>
                    </a:xfrm>
                    <a:prstGeom prst="rect">
                      <a:avLst/>
                    </a:prstGeom>
                    <a:noFill/>
                  </pic:spPr>
                </pic:pic>
              </a:graphicData>
            </a:graphic>
          </wp:inline>
        </w:drawing>
      </w:r>
    </w:p>
    <w:p>
      <w:pPr>
        <w:pStyle w:val="ImageCaption"/>
        <w:spacing w:before="480" w:after="0"/>
        <w:rPr/>
      </w:pPr>
      <w:del w:id="756" w:author="Bolívar Aponte Rolón" w:date="2024-09-05T17:11:00Z">
        <w:bookmarkStart w:id="98" w:name="figure-5_Copy_1_Copy_1"/>
        <w:bookmarkStart w:id="99" w:name="figures_Copy_1_Copy_1"/>
        <w:bookmarkEnd w:id="98"/>
        <w:bookmarkEnd w:id="99"/>
        <w:r>
          <w:rPr/>
          <w:delText>Simple linear regressions of herbivory and pathogen damage on PC1 and PC2 axes from PCAs of leaf traits for ant herbivory and pathogen damage assays. Linear regression of a) percent herbivory damage and PC1 axis (R</w:delText>
        </w:r>
      </w:del>
      <w:del w:id="757" w:author="Bolívar Aponte Rolón" w:date="2024-09-05T17:11:00Z">
        <w:r>
          <w:rPr>
            <w:vertAlign w:val="superscript"/>
          </w:rPr>
          <w:delText>2</w:delText>
        </w:r>
      </w:del>
      <w:del w:id="758" w:author="Bolívar Aponte Rolón" w:date="2024-09-05T17:11:00Z">
        <w:r>
          <w:rPr/>
          <w:delText xml:space="preserve">-adjusted= -0.0024, </w:delText>
        </w:r>
      </w:del>
      <w:del w:id="759" w:author="Bolívar Aponte Rolón" w:date="2024-09-05T17:11:00Z">
        <w:r>
          <w:rPr>
            <w:i/>
            <w:iCs/>
          </w:rPr>
          <w:delText>p</w:delText>
        </w:r>
      </w:del>
      <w:del w:id="760" w:author="Bolívar Aponte Rolón" w:date="2024-09-05T17:11:00Z">
        <w:r>
          <w:rPr/>
          <w:delText xml:space="preserve"> =  .447); b) percent herbivory damage and PC2 axis (R</w:delText>
        </w:r>
      </w:del>
      <w:del w:id="761" w:author="Bolívar Aponte Rolón" w:date="2024-09-05T17:11:00Z">
        <w:r>
          <w:rPr>
            <w:vertAlign w:val="superscript"/>
          </w:rPr>
          <w:delText>2</w:delText>
        </w:r>
      </w:del>
      <w:del w:id="762" w:author="Bolívar Aponte Rolón" w:date="2024-09-05T17:11:00Z">
        <w:r>
          <w:rPr/>
          <w:delText xml:space="preserve">-adjusted = 0.079, </w:delText>
        </w:r>
      </w:del>
      <w:del w:id="763" w:author="Bolívar Aponte Rolón" w:date="2024-09-05T17:11:00Z">
        <w:r>
          <w:rPr>
            <w:i/>
            <w:iCs/>
          </w:rPr>
          <w:delText>p</w:delText>
        </w:r>
      </w:del>
      <w:del w:id="764" w:author="Bolívar Aponte Rolón" w:date="2024-09-05T17:11:00Z">
        <w:r>
          <w:rPr/>
          <w:delText xml:space="preserve"> = &lt; .001); c) percent pathogen damage and PC1 axis (R</w:delText>
        </w:r>
      </w:del>
      <w:del w:id="765" w:author="Bolívar Aponte Rolón" w:date="2024-09-05T17:11:00Z">
        <w:r>
          <w:rPr>
            <w:vertAlign w:val="superscript"/>
          </w:rPr>
          <w:delText>2</w:delText>
        </w:r>
      </w:del>
      <w:del w:id="766" w:author="Bolívar Aponte Rolón" w:date="2024-09-05T17:11:00Z">
        <w:r>
          <w:rPr/>
          <w:delText xml:space="preserve">-adjusted = 0.064, </w:delText>
        </w:r>
      </w:del>
      <w:del w:id="767" w:author="Bolívar Aponte Rolón" w:date="2024-09-05T17:11:00Z">
        <w:r>
          <w:rPr>
            <w:i/>
            <w:iCs/>
          </w:rPr>
          <w:delText>p</w:delText>
        </w:r>
      </w:del>
      <w:del w:id="768" w:author="Bolívar Aponte Rolón" w:date="2024-09-05T17:11:00Z">
        <w:r>
          <w:rPr/>
          <w:delText xml:space="preserve"> = &lt; .001); and d) percent pathogen damage and PC2 axis (R</w:delText>
        </w:r>
      </w:del>
      <w:del w:id="769" w:author="Bolívar Aponte Rolón" w:date="2024-09-05T17:11:00Z">
        <w:r>
          <w:rPr>
            <w:vertAlign w:val="superscript"/>
          </w:rPr>
          <w:delText>2</w:delText>
        </w:r>
      </w:del>
      <w:del w:id="770" w:author="Bolívar Aponte Rolón" w:date="2024-09-05T17:11:00Z">
        <w:r>
          <w:rPr/>
          <w:delText xml:space="preserve">-adjusted = 0.0016, </w:delText>
        </w:r>
      </w:del>
      <w:del w:id="771" w:author="Bolívar Aponte Rolón" w:date="2024-09-05T17:11:00Z">
        <w:r>
          <w:rPr>
            <w:i/>
            <w:iCs/>
          </w:rPr>
          <w:delText>p</w:delText>
        </w:r>
      </w:del>
      <w:del w:id="772" w:author="Bolívar Aponte Rolón" w:date="2024-09-05T17:11:00Z">
        <w:r>
          <w:rPr/>
          <w:delText xml:space="preserve"> =  .207). Colors represent individual species. Circle and triangles represent </w:delText>
        </w:r>
      </w:del>
      <w:del w:id="773" w:author="Bolívar Aponte Rolón" w:date="2024-08-19T15:47:00Z">
        <w:r>
          <w:rPr>
            <w:i/>
            <w:iCs/>
          </w:rPr>
          <w:delText>E-</w:delText>
        </w:r>
      </w:del>
      <w:del w:id="774" w:author="Bolívar Aponte Rolón" w:date="2024-09-05T17:11:00Z">
        <w:r>
          <w:rPr>
            <w:i/>
            <w:iCs/>
          </w:rPr>
          <w:delText xml:space="preserve"> and </w:delText>
        </w:r>
      </w:del>
      <w:del w:id="775" w:author="Bolívar Aponte Rolón" w:date="2024-08-19T15:48:00Z">
        <w:r>
          <w:rPr>
            <w:i/>
            <w:iCs/>
          </w:rPr>
          <w:delText>E+</w:delText>
        </w:r>
      </w:del>
      <w:del w:id="776" w:author="Bolívar Aponte Rolón" w:date="2024-09-05T17:11:00Z">
        <w:r>
          <w:rPr>
            <w:i/>
            <w:iCs/>
          </w:rPr>
          <w:delText xml:space="preserve"> treatments, respectively.</w:delText>
        </w:r>
      </w:del>
      <w:ins w:id="777" w:author="Bolívar Aponte Rolón" w:date="2024-09-05T17:11:00Z">
        <w:r>
          <w:rPr/>
          <w:t>Simple linear regressions of herbivory and pathogen damage on PC1 and PC2 axes from PCAs of leaf traits for ant herbivory and pathogen damage assays. Linear regression of a) percent herbivory damage and PC1 axis (</w:t>
        </w:r>
      </w:ins>
      <w:ins w:id="778" w:author="Bolívar Aponte Rolón" w:date="2024-09-05T17:11:00Z">
        <w:r>
          <w:rPr>
            <w:i/>
            <w:iCs/>
          </w:rPr>
          <w:t>R</w:t>
        </w:r>
      </w:ins>
      <w:ins w:id="779" w:author="Bolívar Aponte Rolón" w:date="2024-09-05T17:11:00Z">
        <w:r>
          <w:rPr>
            <w:i/>
            <w:iCs/>
            <w:vertAlign w:val="superscript"/>
          </w:rPr>
          <w:t>2</w:t>
        </w:r>
      </w:ins>
      <w:ins w:id="780" w:author="Bolívar Aponte Rolón" w:date="2024-09-05T17:11:00Z">
        <w:r>
          <w:rPr>
            <w:i/>
            <w:iCs/>
            <w:vertAlign w:val="subscript"/>
          </w:rPr>
          <w:t>adj</w:t>
        </w:r>
      </w:ins>
      <w:ins w:id="781" w:author="Bolívar Aponte Rolón" w:date="2024-09-05T17:11:00Z">
        <w:r>
          <w:rPr/>
          <w:t xml:space="preserve"> = -0.0024, </w:t>
        </w:r>
      </w:ins>
      <w:ins w:id="782" w:author="Bolívar Aponte Rolón" w:date="2024-09-05T17:11:00Z">
        <w:r>
          <w:rPr>
            <w:i/>
            <w:iCs/>
          </w:rPr>
          <w:t>p</w:t>
        </w:r>
      </w:ins>
      <w:ins w:id="783" w:author="Bolívar Aponte Rolón" w:date="2024-09-05T17:11:00Z">
        <w:r>
          <w:rPr/>
          <w:t xml:space="preserve"> = 0.447); b) percent herbivory damage and PC2 axis (</w:t>
        </w:r>
      </w:ins>
      <w:ins w:id="784" w:author="Bolívar Aponte Rolón" w:date="2024-09-05T17:11:00Z">
        <w:r>
          <w:rPr>
            <w:i/>
            <w:iCs/>
          </w:rPr>
          <w:t>R</w:t>
        </w:r>
      </w:ins>
      <w:ins w:id="785" w:author="Bolívar Aponte Rolón" w:date="2024-09-05T17:11:00Z">
        <w:r>
          <w:rPr>
            <w:i/>
            <w:iCs/>
            <w:vertAlign w:val="superscript"/>
          </w:rPr>
          <w:t>2</w:t>
        </w:r>
      </w:ins>
      <w:ins w:id="786" w:author="Bolívar Aponte Rolón" w:date="2024-09-05T17:11:00Z">
        <w:r>
          <w:rPr>
            <w:i/>
            <w:iCs/>
            <w:vertAlign w:val="subscript"/>
          </w:rPr>
          <w:t>adj</w:t>
        </w:r>
      </w:ins>
      <w:ins w:id="787" w:author="Bolívar Aponte Rolón" w:date="2024-09-05T17:11:00Z">
        <w:r>
          <w:rPr/>
          <w:t xml:space="preserve"> = 0.079, </w:t>
        </w:r>
      </w:ins>
      <w:ins w:id="788" w:author="Bolívar Aponte Rolón" w:date="2024-09-05T17:11:00Z">
        <w:r>
          <w:rPr>
            <w:i/>
            <w:iCs/>
          </w:rPr>
          <w:t>p</w:t>
        </w:r>
      </w:ins>
      <w:ins w:id="789" w:author="Bolívar Aponte Rolón" w:date="2024-09-05T17:11:00Z">
        <w:r>
          <w:rPr/>
          <w:t xml:space="preserve"> = &lt; .001); c) percent pathogen damage and PC1 axis (R</w:t>
        </w:r>
      </w:ins>
      <w:ins w:id="790" w:author="Bolívar Aponte Rolón" w:date="2024-09-05T17:11:00Z">
        <w:r>
          <w:rPr>
            <w:vertAlign w:val="superscript"/>
          </w:rPr>
          <w:t>2</w:t>
        </w:r>
      </w:ins>
      <w:ins w:id="791" w:author="Bolívar Aponte Rolón" w:date="2024-09-05T17:11:00Z">
        <w:r>
          <w:rPr/>
          <w:t xml:space="preserve">-adjusted = 0.064, </w:t>
        </w:r>
      </w:ins>
      <w:ins w:id="792" w:author="Bolívar Aponte Rolón" w:date="2024-09-05T17:11:00Z">
        <w:r>
          <w:rPr>
            <w:i/>
            <w:iCs/>
          </w:rPr>
          <w:t>p</w:t>
        </w:r>
      </w:ins>
      <w:ins w:id="793" w:author="Bolívar Aponte Rolón" w:date="2024-09-05T17:11:00Z">
        <w:r>
          <w:rPr/>
          <w:t xml:space="preserve"> = &lt; .001); and d) percent pathogen damage and PC2 axis (</w:t>
        </w:r>
      </w:ins>
      <w:ins w:id="794" w:author="Bolívar Aponte Rolón" w:date="2024-09-05T17:11:00Z">
        <w:r>
          <w:rPr>
            <w:i/>
            <w:iCs/>
          </w:rPr>
          <w:t>R</w:t>
        </w:r>
      </w:ins>
      <w:ins w:id="795" w:author="Bolívar Aponte Rolón" w:date="2024-09-05T17:11:00Z">
        <w:r>
          <w:rPr>
            <w:i/>
            <w:iCs/>
            <w:vertAlign w:val="superscript"/>
          </w:rPr>
          <w:t>2</w:t>
        </w:r>
      </w:ins>
      <w:ins w:id="796" w:author="Bolívar Aponte Rolón" w:date="2024-09-05T17:11:00Z">
        <w:r>
          <w:rPr>
            <w:i/>
            <w:iCs/>
            <w:vertAlign w:val="subscript"/>
          </w:rPr>
          <w:t>adj</w:t>
        </w:r>
      </w:ins>
      <w:ins w:id="797" w:author="Bolívar Aponte Rolón" w:date="2024-09-05T17:11:00Z">
        <w:r>
          <w:rPr/>
          <w:t xml:space="preserve"> = 0.0016, </w:t>
        </w:r>
      </w:ins>
      <w:ins w:id="798" w:author="Bolívar Aponte Rolón" w:date="2024-09-05T17:11:00Z">
        <w:r>
          <w:rPr>
            <w:i/>
            <w:iCs/>
          </w:rPr>
          <w:t>p</w:t>
        </w:r>
      </w:ins>
      <w:ins w:id="799" w:author="Bolívar Aponte Rolón" w:date="2024-09-05T17:11:00Z">
        <w:r>
          <w:rPr/>
          <w:t xml:space="preserve"> = .207). Colors represent individual species. Circle and triangles represent </w:t>
        </w:r>
      </w:ins>
      <w:ins w:id="800" w:author="Bolívar Aponte Rolón" w:date="2024-09-05T17:11:00Z">
        <w:r>
          <w:rPr>
            <w:i/>
            <w:iCs/>
          </w:rPr>
          <w:t>E-low</w:t>
        </w:r>
      </w:ins>
      <w:ins w:id="801" w:author="Bolívar Aponte Rolón" w:date="2024-09-05T17:11:00Z">
        <w:r>
          <w:rPr/>
          <w:t xml:space="preserve"> and </w:t>
        </w:r>
      </w:ins>
      <w:ins w:id="802" w:author="Bolívar Aponte Rolón" w:date="2024-09-05T17:11:00Z">
        <w:r>
          <w:rPr>
            <w:i/>
            <w:iCs/>
          </w:rPr>
          <w:t>E-high</w:t>
        </w:r>
      </w:ins>
      <w:ins w:id="803" w:author="Bolívar Aponte Rolón" w:date="2024-09-05T17:11:00Z">
        <w:r>
          <w:rPr/>
          <w:t xml:space="preserve"> treatments, respectively.</w:t>
        </w:r>
      </w:ins>
    </w:p>
    <w:p>
      <w:pPr>
        <w:pStyle w:val="Heading1"/>
        <w:rPr/>
      </w:pPr>
      <w:bookmarkStart w:id="100" w:name="tables"/>
      <w:bookmarkEnd w:id="100"/>
      <w:r>
        <w:rPr/>
        <w:t>14. Tables</w:t>
      </w:r>
    </w:p>
    <w:p>
      <w:pPr>
        <w:pStyle w:val="Heading2"/>
        <w:rPr>
          <w:del w:id="806" w:author="Bolívar Aponte Rolón" w:date="2024-09-05T17:10:00Z"/>
        </w:rPr>
      </w:pPr>
      <w:del w:id="804" w:author="Bolívar Aponte Rolón" w:date="2024-09-05T17:10:00Z">
        <w:bookmarkStart w:id="101" w:name="table-2_Copy_1_Copy_1_Copy_1_Copy_1"/>
        <w:r>
          <w:rPr/>
          <w:delText xml:space="preserve">14.1 Table </w:delText>
        </w:r>
      </w:del>
      <w:del w:id="805" w:author="Bolívar Aponte Rolón" w:date="2024-09-05T17:10:00Z">
        <w:bookmarkEnd w:id="101"/>
        <w:r>
          <w:rPr/>
          <w:delText>1</w:delText>
        </w:r>
      </w:del>
    </w:p>
    <w:p>
      <w:pPr>
        <w:pStyle w:val="Heading2"/>
        <w:spacing w:before="0" w:after="0"/>
        <w:rPr/>
      </w:pPr>
      <w:del w:id="807" w:author="Bolívar Aponte Rolón" w:date="2024-09-05T17:10:00Z">
        <w:r>
          <w:rPr/>
          <w:delText>Table 1: Summary statistics for the leaf functional traits</w:delText>
        </w:r>
      </w:del>
    </w:p>
    <w:p>
      <w:pPr>
        <w:pStyle w:val="Normal"/>
        <w:spacing w:lineRule="exact" w:line="240" w:before="100" w:after="100"/>
        <w:ind w:left="300" w:right="100"/>
        <w:rPr>
          <w:color w:val="000000"/>
          <w:del w:id="809" w:author="Bolívar Aponte Rolón" w:date="2024-09-05T17:10:00Z"/>
        </w:rPr>
      </w:pPr>
      <w:del w:id="808" w:author="Bolívar Aponte Rolón" w:date="2024-09-05T17:10:00Z">
        <w:r>
          <w:rPr>
            <w:color w:val="000000"/>
          </w:rPr>
        </w:r>
      </w:del>
    </w:p>
    <w:p>
      <w:pPr>
        <w:pStyle w:val="Normal"/>
        <w:spacing w:lineRule="exact" w:line="240" w:before="100" w:after="100"/>
        <w:ind w:left="300" w:right="100"/>
        <w:rPr>
          <w:color w:val="000000"/>
          <w:del w:id="811" w:author="Bolívar Aponte Rolón" w:date="2024-09-05T17:10:00Z"/>
        </w:rPr>
      </w:pPr>
      <w:del w:id="810" w:author="Bolívar Aponte Rolón" w:date="2024-09-05T17:10:00Z">
        <w:r>
          <w:rPr>
            <w:color w:val="000000"/>
          </w:rPr>
        </w:r>
      </w:del>
    </w:p>
    <w:p>
      <w:pPr>
        <w:pStyle w:val="Normal"/>
        <w:spacing w:lineRule="exact" w:line="240" w:before="100" w:after="100"/>
        <w:ind w:left="300" w:right="100"/>
        <w:rPr>
          <w:color w:val="000000"/>
          <w:del w:id="813" w:author="Bolívar Aponte Rolón" w:date="2024-09-05T17:10:00Z"/>
        </w:rPr>
      </w:pPr>
      <w:del w:id="812" w:author="Bolívar Aponte Rolón" w:date="2024-09-05T17:10:00Z">
        <w:r>
          <w:rPr>
            <w:color w:val="000000"/>
          </w:rPr>
        </w:r>
      </w:del>
    </w:p>
    <w:p>
      <w:pPr>
        <w:pStyle w:val="Normal"/>
        <w:spacing w:lineRule="exact" w:line="240" w:before="100" w:after="100"/>
        <w:ind w:left="300" w:right="100"/>
        <w:rPr>
          <w:color w:val="000000"/>
          <w:del w:id="815" w:author="Bolívar Aponte Rolón" w:date="2024-09-05T17:10:00Z"/>
        </w:rPr>
      </w:pPr>
      <w:del w:id="814" w:author="Bolívar Aponte Rolón" w:date="2024-09-05T17:10:00Z">
        <w:r>
          <w:rPr>
            <w:color w:val="000000"/>
          </w:rPr>
        </w:r>
      </w:del>
    </w:p>
    <w:p>
      <w:pPr>
        <w:pStyle w:val="Normal"/>
        <w:spacing w:lineRule="exact" w:line="240" w:before="100" w:after="100"/>
        <w:ind w:left="300" w:right="100"/>
        <w:rPr>
          <w:color w:val="000000"/>
          <w:del w:id="817" w:author="Bolívar Aponte Rolón" w:date="2024-09-05T17:10:00Z"/>
        </w:rPr>
      </w:pPr>
      <w:del w:id="816" w:author="Bolívar Aponte Rolón" w:date="2024-09-05T17:10:00Z">
        <w:r>
          <w:rPr>
            <w:color w:val="000000"/>
          </w:rPr>
        </w:r>
      </w:del>
    </w:p>
    <w:p>
      <w:pPr>
        <w:pStyle w:val="Normal"/>
        <w:spacing w:lineRule="exact" w:line="240" w:before="100" w:after="100"/>
        <w:ind w:left="300" w:right="100"/>
        <w:rPr>
          <w:color w:val="000000"/>
          <w:del w:id="819" w:author="Bolívar Aponte Rolón" w:date="2024-09-05T17:10:00Z"/>
        </w:rPr>
      </w:pPr>
      <w:del w:id="818" w:author="Bolívar Aponte Rolón" w:date="2024-09-05T17:10:00Z">
        <w:r>
          <w:rPr/>
          <w:delText>14.2 Table 2</w:delText>
        </w:r>
      </w:del>
    </w:p>
    <w:p>
      <w:pPr>
        <w:pStyle w:val="Normal"/>
        <w:spacing w:lineRule="exact" w:line="240" w:before="100" w:after="100"/>
        <w:ind w:left="300" w:right="100"/>
        <w:rPr>
          <w:color w:val="000000"/>
        </w:rPr>
      </w:pPr>
      <w:del w:id="820" w:author="Bolívar Aponte Rolón" w:date="2024-09-05T17:10:00Z">
        <w:r>
          <w:rPr>
            <w:b/>
            <w:bCs/>
          </w:rPr>
          <w:delText>Table 2: Generalized linear mixed models (GLMMs) for predicting leaf herbivory and pathogen damage</w:delText>
        </w:r>
      </w:del>
    </w:p>
    <w:tbl>
      <w:tblPr>
        <w:tblStyle w:val="Table"/>
        <w:tblW w:w="9511" w:type="dxa"/>
        <w:jc w:val="center"/>
        <w:tblInd w:w="0" w:type="dxa"/>
        <w:tblLayout w:type="fixed"/>
        <w:tblCellMar>
          <w:top w:w="0" w:type="dxa"/>
          <w:left w:w="0" w:type="dxa"/>
          <w:bottom w:w="0" w:type="dxa"/>
          <w:right w:w="0" w:type="dxa"/>
        </w:tblCellMar>
        <w:tblLook w:val="0420" w:noHBand="0" w:noVBand="1" w:firstColumn="0" w:lastRow="0" w:lastColumn="0" w:firstRow="1"/>
      </w:tblPr>
      <w:tblGrid>
        <w:gridCol w:w="1900"/>
        <w:gridCol w:w="1895"/>
        <w:gridCol w:w="1826"/>
        <w:gridCol w:w="1982"/>
        <w:gridCol w:w="1908"/>
      </w:tblGrid>
      <w:tr>
        <w:trPr>
          <w:trHeight w:val="360" w:hRule="atLeast"/>
          <w:cnfStyle w:val="100000000000" w:firstRow="1" w:lastRow="0" w:firstColumn="0" w:lastColumn="0" w:oddVBand="0" w:evenVBand="0" w:oddHBand="0" w:evenHBand="0" w:firstRowFirstColumn="0" w:firstRowLastColumn="0" w:lastRowFirstColumn="0" w:lastRowLastColumn="0"/>
        </w:trPr>
        <w:tc>
          <w:tcPr>
            <w:tcW w:w="1900" w:type="dxa"/>
            <w:tcBorders>
              <w:top w:val="single" w:sz="16" w:space="0" w:color="000000"/>
              <w:bottom w:val="single" w:sz="6" w:space="0" w:color="000000"/>
            </w:tcBorders>
            <w:shd w:color="auto" w:fill="FFFFFF" w:val="clear"/>
            <w:vAlign w:val="bottom"/>
          </w:tcPr>
          <w:p>
            <w:pPr>
              <w:pStyle w:val="Normal"/>
              <w:widowControl/>
              <w:suppressAutoHyphens w:val="true"/>
              <w:spacing w:lineRule="exact" w:line="240" w:before="0" w:after="80"/>
              <w:ind w:right="80"/>
              <w:jc w:val="center"/>
              <w:rPr>
                <w:sz w:val="22"/>
                <w:szCs w:val="22"/>
              </w:rPr>
            </w:pPr>
            <w:del w:id="821" w:author="Bolívar Aponte Rolón" w:date="2024-09-05T17:10:00Z">
              <w:r>
                <w:rPr>
                  <w:rFonts w:eastAsia="Cambria" w:cs=""/>
                  <w:kern w:val="0"/>
                  <w:sz w:val="22"/>
                  <w:szCs w:val="22"/>
                  <w:lang w:val="en-US" w:eastAsia="en-US" w:bidi="ar-SA"/>
                </w:rPr>
                <w:delText>‍</w:delText>
              </w:r>
            </w:del>
          </w:p>
        </w:tc>
        <w:tc>
          <w:tcPr>
            <w:tcW w:w="3721" w:type="dxa"/>
            <w:gridSpan w:val="2"/>
            <w:tcBorders>
              <w:top w:val="single" w:sz="16" w:space="0" w:color="000000"/>
              <w:bottom w:val="single" w:sz="8" w:space="0" w:color="000000"/>
            </w:tcBorders>
            <w:shd w:color="auto" w:fill="FFFFFF" w:val="clear"/>
            <w:vAlign w:val="bottom"/>
          </w:tcPr>
          <w:p>
            <w:pPr>
              <w:pStyle w:val="Normal"/>
              <w:widowControl/>
              <w:suppressAutoHyphens w:val="true"/>
              <w:spacing w:lineRule="exact" w:line="240" w:before="0" w:after="80"/>
              <w:ind w:left="80" w:right="80"/>
              <w:jc w:val="center"/>
              <w:rPr>
                <w:sz w:val="22"/>
                <w:szCs w:val="22"/>
              </w:rPr>
            </w:pPr>
            <w:r>
              <w:rPr>
                <w:rFonts w:eastAsia="Cambria" w:cs=""/>
                <w:kern w:val="0"/>
                <w:sz w:val="22"/>
                <w:szCs w:val="22"/>
                <w:lang w:val="en-US" w:eastAsia="en-US" w:bidi="ar-SA"/>
              </w:rPr>
            </w:r>
          </w:p>
        </w:tc>
        <w:tc>
          <w:tcPr>
            <w:tcW w:w="3890" w:type="dxa"/>
            <w:gridSpan w:val="2"/>
            <w:tcBorders>
              <w:top w:val="single" w:sz="16" w:space="0" w:color="000000"/>
              <w:bottom w:val="single" w:sz="8" w:space="0" w:color="000000"/>
            </w:tcBorders>
            <w:shd w:color="auto" w:fill="FFFFFF" w:val="clear"/>
            <w:vAlign w:val="bottom"/>
          </w:tcPr>
          <w:p>
            <w:pPr>
              <w:pStyle w:val="Normal"/>
              <w:widowControl/>
              <w:suppressAutoHyphens w:val="true"/>
              <w:spacing w:lineRule="exact" w:line="240" w:before="0" w:after="80"/>
              <w:ind w:left="80" w:righ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bottom w:val="single" w:sz="2" w:space="0" w:color="000000"/>
            </w:tcBorders>
            <w:shd w:color="auto" w:fill="FFFFFF" w:val="clear"/>
          </w:tcPr>
          <w:p>
            <w:pPr>
              <w:pStyle w:val="Normal"/>
              <w:widowControl/>
              <w:suppressAutoHyphens w:val="true"/>
              <w:spacing w:lineRule="exact" w:line="240" w:before="80" w:after="80"/>
              <w:ind w:right="80"/>
              <w:jc w:val="center"/>
              <w:rPr>
                <w:sz w:val="22"/>
                <w:szCs w:val="22"/>
              </w:rPr>
            </w:pPr>
            <w:del w:id="822" w:author="Bolívar Aponte Rolón" w:date="2024-09-05T17:10:00Z">
              <w:r>
                <w:rPr>
                  <w:rFonts w:eastAsia="Cambria" w:cs=""/>
                  <w:kern w:val="0"/>
                  <w:sz w:val="22"/>
                  <w:szCs w:val="22"/>
                  <w:lang w:val="en-US" w:eastAsia="en-US" w:bidi="ar-SA"/>
                </w:rPr>
                <w:delText>‍</w:delText>
              </w:r>
            </w:del>
          </w:p>
        </w:tc>
        <w:tc>
          <w:tcPr>
            <w:tcW w:w="1895"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top w:val="single" w:sz="8" w:space="0" w:color="000000"/>
              <w:bottom w:val="single" w:sz="2" w:space="0" w:color="000000"/>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top w:val="single" w:sz="2" w:space="0" w:color="000000"/>
            </w:tcBorders>
            <w:shd w:color="auto" w:fill="FFFFFF" w:val="clear"/>
          </w:tcPr>
          <w:p>
            <w:pPr>
              <w:pStyle w:val="Normal"/>
              <w:widowControl/>
              <w:suppressAutoHyphens w:val="true"/>
              <w:spacing w:lineRule="exact" w:line="240" w:before="80" w:after="80"/>
              <w:ind w:right="80"/>
              <w:jc w:val="left"/>
              <w:rPr>
                <w:b/>
                <w:bCs/>
                <w:i/>
                <w:i/>
                <w:iCs/>
                <w:sz w:val="22"/>
                <w:szCs w:val="22"/>
              </w:rPr>
            </w:pPr>
            <w:del w:id="823" w:author="Bolívar Aponte Rolón" w:date="2024-09-05T17:10:00Z">
              <w:r>
                <w:rPr>
                  <w:rFonts w:eastAsia="Cambria" w:cs=""/>
                  <w:b/>
                  <w:bCs/>
                  <w:i/>
                  <w:iCs/>
                  <w:kern w:val="0"/>
                  <w:sz w:val="22"/>
                  <w:szCs w:val="22"/>
                  <w:lang w:val="en-US" w:eastAsia="en-US" w:bidi="ar-SA"/>
                </w:rPr>
                <w:delText>‍</w:delText>
              </w:r>
            </w:del>
          </w:p>
        </w:tc>
        <w:tc>
          <w:tcPr>
            <w:tcW w:w="1895"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top w:val="single" w:sz="2"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top w:val="single" w:sz="2" w:space="0" w:color="000000"/>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824"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825"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826"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right"/>
              <w:rPr>
                <w:sz w:val="22"/>
                <w:szCs w:val="22"/>
              </w:rPr>
            </w:pPr>
            <w:del w:id="827"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left"/>
              <w:rPr>
                <w:sz w:val="22"/>
                <w:szCs w:val="22"/>
              </w:rPr>
            </w:pPr>
            <w:del w:id="828"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29"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PreformattedText"/>
              <w:widowControl/>
              <w:suppressAutoHyphens w:val="true"/>
              <w:spacing w:lineRule="exact" w:line="240" w:before="80" w:after="80"/>
              <w:ind w:left="80" w:right="80"/>
              <w:jc w:val="center"/>
              <w:rPr>
                <w:rFonts w:ascii="TeX Gyre Termes" w:hAnsi="TeX Gyre Termes"/>
                <w:sz w:val="22"/>
                <w:szCs w:val="22"/>
              </w:rPr>
            </w:pPr>
            <w:r>
              <w:rPr>
                <w:rFonts w:ascii="TeX Gyre Termes" w:hAnsi="TeX Gyre Terme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rPr>
            </w:pPr>
            <w:r>
              <w:rPr>
                <w:rFonts w:eastAsia="TeX Gyre Termes" w:cs="TeX Gyre Termes"/>
                <w:color w:val="000000"/>
                <w:kern w:val="0"/>
                <w:sz w:val="24"/>
                <w:szCs w:val="24"/>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0"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1"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2"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3"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48"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4"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5"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right="80"/>
              <w:jc w:val="right"/>
              <w:rPr>
                <w:sz w:val="22"/>
                <w:szCs w:val="22"/>
              </w:rPr>
            </w:pPr>
            <w:del w:id="836"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Mar>
              <w:top w:w="55" w:type="dxa"/>
              <w:left w:w="55" w:type="dxa"/>
              <w:bottom w:w="55" w:type="dxa"/>
              <w:right w:w="55" w:type="dxa"/>
            </w:tcM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bottom w:val="single" w:sz="16" w:space="0" w:color="000000"/>
            </w:tcBorders>
            <w:shd w:color="auto" w:fill="FFFFFF" w:val="clear"/>
          </w:tcPr>
          <w:p>
            <w:pPr>
              <w:pStyle w:val="Normal"/>
              <w:widowControl/>
              <w:suppressAutoHyphens w:val="true"/>
              <w:spacing w:lineRule="exact" w:line="240" w:before="80" w:after="80"/>
              <w:ind w:right="80"/>
              <w:jc w:val="right"/>
              <w:rPr>
                <w:sz w:val="22"/>
                <w:szCs w:val="22"/>
              </w:rPr>
            </w:pPr>
            <w:del w:id="837" w:author="Bolívar Aponte Rolón" w:date="2024-09-05T17:10:00Z">
              <w:r>
                <w:rPr>
                  <w:rFonts w:eastAsia="Cambria" w:cs=""/>
                  <w:kern w:val="0"/>
                  <w:sz w:val="22"/>
                  <w:szCs w:val="22"/>
                  <w:lang w:val="en-US" w:eastAsia="en-US" w:bidi="ar-SA"/>
                </w:rPr>
                <w:delText>‍</w:delText>
              </w:r>
            </w:del>
          </w:p>
        </w:tc>
        <w:tc>
          <w:tcPr>
            <w:tcW w:w="1895"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c>
          <w:tcPr>
            <w:tcW w:w="1982" w:type="dxa"/>
            <w:tcBorders>
              <w:bottom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bottom w:val="single" w:sz="16" w:space="0" w:color="000000"/>
            </w:tcBorders>
            <w:shd w:color="auto" w:fill="FFFFFF" w:val="clear"/>
          </w:tcPr>
          <w:p>
            <w:pPr>
              <w:pStyle w:val="Normal"/>
              <w:widowControl/>
              <w:suppressAutoHyphens w:val="true"/>
              <w:spacing w:lineRule="exact" w:line="240" w:before="80" w:after="80"/>
              <w:ind w:left="80"/>
              <w:jc w:val="center"/>
              <w:rPr>
                <w:rFonts w:eastAsia="TeX Gyre Termes" w:cs="TeX Gyre Termes"/>
                <w:color w:val="000000"/>
                <w:sz w:val="22"/>
                <w:szCs w:val="22"/>
              </w:rPr>
            </w:pPr>
            <w:r>
              <w:rPr>
                <w:rFonts w:eastAsia="TeX Gyre Termes" w:cs="TeX Gyre Termes"/>
                <w:color w:val="000000"/>
                <w:kern w:val="0"/>
                <w:sz w:val="22"/>
                <w:szCs w:val="22"/>
                <w:lang w:val="en-US" w:eastAsia="en-US" w:bidi="ar-SA"/>
              </w:rPr>
            </w:r>
          </w:p>
        </w:tc>
      </w:tr>
      <w:tr>
        <w:trPr>
          <w:trHeight w:val="360" w:hRule="atLeast"/>
        </w:trPr>
        <w:tc>
          <w:tcPr>
            <w:tcW w:w="1900" w:type="dxa"/>
            <w:tcBorders>
              <w:top w:val="single" w:sz="16" w:space="0" w:color="000000"/>
            </w:tcBorders>
            <w:shd w:color="auto" w:fill="FFFFFF" w:val="clear"/>
          </w:tcPr>
          <w:p>
            <w:pPr>
              <w:pStyle w:val="Normal"/>
              <w:widowControl/>
              <w:suppressAutoHyphens w:val="true"/>
              <w:spacing w:lineRule="exact" w:line="240" w:before="80" w:after="80"/>
              <w:ind w:right="80"/>
              <w:jc w:val="left"/>
              <w:rPr>
                <w:sz w:val="22"/>
                <w:szCs w:val="22"/>
              </w:rPr>
            </w:pPr>
            <w:del w:id="838" w:author="Bolívar Aponte Rolón" w:date="2024-09-05T17:10:00Z">
              <w:r>
                <w:rPr>
                  <w:rFonts w:eastAsia="Cambria" w:cs=""/>
                  <w:kern w:val="0"/>
                  <w:sz w:val="22"/>
                  <w:szCs w:val="22"/>
                  <w:lang w:val="en-US" w:eastAsia="en-US" w:bidi="ar-SA"/>
                </w:rPr>
                <w:delText>‍</w:delText>
              </w:r>
            </w:del>
          </w:p>
        </w:tc>
        <w:tc>
          <w:tcPr>
            <w:tcW w:w="1895"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top w:val="single" w:sz="16"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top w:val="single" w:sz="16" w:space="0" w:color="000000"/>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shd w:color="auto" w:fill="FFFFFF" w:val="clear"/>
          </w:tcPr>
          <w:p>
            <w:pPr>
              <w:pStyle w:val="Normal"/>
              <w:widowControl/>
              <w:suppressAutoHyphens w:val="true"/>
              <w:spacing w:lineRule="exact" w:line="240" w:before="80" w:after="80"/>
              <w:ind w:right="80"/>
              <w:jc w:val="left"/>
              <w:rPr>
                <w:sz w:val="22"/>
                <w:szCs w:val="22"/>
              </w:rPr>
            </w:pPr>
            <w:del w:id="839" w:author="Bolívar Aponte Rolón" w:date="2024-09-05T17:10:00Z">
              <w:r>
                <w:rPr>
                  <w:rFonts w:eastAsia="Cambria" w:cs=""/>
                  <w:kern w:val="0"/>
                  <w:sz w:val="22"/>
                  <w:szCs w:val="22"/>
                  <w:lang w:val="en-US" w:eastAsia="en-US" w:bidi="ar-SA"/>
                </w:rPr>
                <w:delText>‍</w:delText>
              </w:r>
            </w:del>
          </w:p>
        </w:tc>
        <w:tc>
          <w:tcPr>
            <w:tcW w:w="1895"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1900" w:type="dxa"/>
            <w:tcBorders>
              <w:bottom w:val="single" w:sz="8" w:space="0" w:color="000000"/>
            </w:tcBorders>
            <w:shd w:color="auto" w:fill="FFFFFF" w:val="clear"/>
          </w:tcPr>
          <w:p>
            <w:pPr>
              <w:pStyle w:val="Normal"/>
              <w:widowControl/>
              <w:suppressAutoHyphens w:val="true"/>
              <w:spacing w:lineRule="exact" w:line="240" w:before="80" w:after="80"/>
              <w:ind w:right="80"/>
              <w:jc w:val="left"/>
              <w:rPr>
                <w:sz w:val="22"/>
                <w:szCs w:val="22"/>
              </w:rPr>
            </w:pPr>
            <w:del w:id="840" w:author="Bolívar Aponte Rolón" w:date="2024-09-05T17:10:00Z">
              <w:r>
                <w:rPr>
                  <w:rFonts w:eastAsia="Cambria" w:cs=""/>
                  <w:kern w:val="0"/>
                  <w:sz w:val="22"/>
                  <w:szCs w:val="22"/>
                  <w:lang w:val="en-US" w:eastAsia="en-US" w:bidi="ar-SA"/>
                </w:rPr>
                <w:delText>‍</w:delText>
              </w:r>
            </w:del>
          </w:p>
        </w:tc>
        <w:tc>
          <w:tcPr>
            <w:tcW w:w="1895"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826"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82" w:type="dxa"/>
            <w:tcBorders>
              <w:bottom w:val="single" w:sz="8" w:space="0" w:color="000000"/>
            </w:tcBorders>
            <w:shd w:color="auto" w:fill="FFFFFF" w:val="clear"/>
          </w:tcPr>
          <w:p>
            <w:pPr>
              <w:pStyle w:val="Normal"/>
              <w:widowControl/>
              <w:suppressAutoHyphens w:val="true"/>
              <w:spacing w:lineRule="exact" w:line="240" w:before="80" w:after="80"/>
              <w:ind w:left="80" w:right="80"/>
              <w:jc w:val="center"/>
              <w:rPr>
                <w:sz w:val="22"/>
                <w:szCs w:val="22"/>
              </w:rPr>
            </w:pPr>
            <w:r>
              <w:rPr>
                <w:rFonts w:eastAsia="Cambria" w:cs=""/>
                <w:kern w:val="0"/>
                <w:sz w:val="22"/>
                <w:szCs w:val="22"/>
                <w:lang w:val="en-US" w:eastAsia="en-US" w:bidi="ar-SA"/>
              </w:rPr>
            </w:r>
          </w:p>
        </w:tc>
        <w:tc>
          <w:tcPr>
            <w:tcW w:w="1908" w:type="dxa"/>
            <w:tcBorders>
              <w:bottom w:val="single" w:sz="8" w:space="0" w:color="000000"/>
            </w:tcBorders>
            <w:shd w:color="auto" w:fill="FFFFFF" w:val="clear"/>
          </w:tcPr>
          <w:p>
            <w:pPr>
              <w:pStyle w:val="Normal"/>
              <w:widowControl/>
              <w:suppressAutoHyphens w:val="true"/>
              <w:spacing w:lineRule="exact" w:line="240" w:before="80" w:after="80"/>
              <w:ind w:left="80"/>
              <w:jc w:val="center"/>
              <w:rPr>
                <w:sz w:val="22"/>
                <w:szCs w:val="22"/>
              </w:rPr>
            </w:pPr>
            <w:r>
              <w:rPr>
                <w:rFonts w:eastAsia="Cambria" w:cs=""/>
                <w:kern w:val="0"/>
                <w:sz w:val="22"/>
                <w:szCs w:val="22"/>
                <w:lang w:val="en-US" w:eastAsia="en-US" w:bidi="ar-SA"/>
              </w:rPr>
            </w:r>
          </w:p>
        </w:tc>
      </w:tr>
      <w:tr>
        <w:trPr>
          <w:trHeight w:val="360" w:hRule="atLeast"/>
        </w:trPr>
        <w:tc>
          <w:tcPr>
            <w:tcW w:w="9511" w:type="dxa"/>
            <w:gridSpan w:val="5"/>
            <w:tcBorders>
              <w:top w:val="single" w:sz="8" w:space="0" w:color="000000"/>
              <w:bottom w:val="single" w:sz="2" w:space="0" w:color="000000"/>
            </w:tcBorders>
            <w:shd w:color="auto" w:fill="FFFFFF" w:val="clear"/>
          </w:tcPr>
          <w:p>
            <w:pPr>
              <w:pStyle w:val="Normal"/>
              <w:widowControl/>
              <w:suppressAutoHyphens w:val="true"/>
              <w:spacing w:lineRule="exact" w:line="240" w:before="80" w:after="0"/>
              <w:ind w:right="80"/>
              <w:jc w:val="left"/>
              <w:rPr>
                <w:sz w:val="22"/>
                <w:szCs w:val="22"/>
              </w:rPr>
            </w:pPr>
            <w:del w:id="841" w:author="Bolívar Aponte Rolón" w:date="2024-09-05T17:10:00Z">
              <w:r>
                <w:rPr>
                  <w:rFonts w:eastAsia="Cambria" w:cs=""/>
                  <w:kern w:val="0"/>
                  <w:sz w:val="22"/>
                  <w:szCs w:val="22"/>
                  <w:lang w:val="en-US" w:eastAsia="en-US" w:bidi="ar-SA"/>
                </w:rPr>
                <w:delText>‍</w:delText>
              </w:r>
            </w:del>
          </w:p>
        </w:tc>
      </w:tr>
    </w:tbl>
    <w:p>
      <w:pPr>
        <w:pStyle w:val="Normal"/>
        <w:spacing w:lineRule="exact" w:line="240" w:before="100" w:after="100"/>
        <w:ind w:left="300" w:right="100"/>
        <w:rPr>
          <w:color w:val="000000"/>
        </w:rPr>
      </w:pPr>
      <w:r>
        <w:rPr>
          <w:color w:val="000000"/>
        </w:rPr>
      </w:r>
      <w:bookmarkStart w:id="102" w:name="supplementary-materials_Copy_1"/>
      <w:bookmarkStart w:id="103" w:name="supplementary-materials_Copy_1"/>
      <w:bookmarkEnd w:id="103"/>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Sanchez, Mareli" w:date="2024-09-19T17:09:00Z" w:initials="MSJ">
    <w:p>
      <w:pPr>
        <w:overflowPunct w:val="false"/>
        <w:spacing w:before="0" w:after="0"/>
        <w:rPr/>
      </w:pPr>
      <w:r>
        <w:rPr>
          <w:rFonts w:ascii="Tinos" w:hAnsi="Tinos" w:eastAsia="DejaVu Sans" w:cs="DejaVu Sans"/>
          <w:color w:val="000000"/>
          <w:sz w:val="20"/>
          <w:szCs w:val="20"/>
          <w:lang w:val="en-US" w:eastAsia="en-US" w:bidi="en-US"/>
        </w:rPr>
        <w:t>I think it helps the reader here to say “overall” or “regardless of endophyte treatment”, or did you only look at this in the E-high?</w:t>
      </w:r>
    </w:p>
  </w:comment>
  <w:comment w:id="1" w:author="Sanchez, Mareli" w:date="2024-09-19T17:13:00Z" w:initials="MSJ">
    <w:p>
      <w:pPr>
        <w:overflowPunct w:val="false"/>
        <w:spacing w:before="0" w:after="0"/>
        <w:rPr/>
      </w:pPr>
      <w:r>
        <w:rPr>
          <w:rFonts w:ascii="Tinos" w:hAnsi="Tinos" w:eastAsia="DejaVu Sans" w:cs="DejaVu Sans"/>
          <w:sz w:val="20"/>
          <w:szCs w:val="20"/>
          <w:lang w:val="en-US" w:eastAsia="en-US" w:bidi="en-US"/>
        </w:rPr>
        <w:t>This is slightly different than the prediction 4 in the introduction, whose wording is a bit clearer to me than the way you have it written in the discussion.  Intro wording: 4) we anticipated that leaves with leaf functional traits on the high end of the economic spectrum would experience less herbivory by leaf-cutter ants, but low FEF loads (</w:t>
      </w:r>
      <w:r>
        <w:rPr>
          <w:rFonts w:ascii="Tinos" w:hAnsi="Tinos" w:eastAsia="DejaVu Sans" w:cs="DejaVu Sans"/>
          <w:i/>
          <w:iCs/>
          <w:sz w:val="20"/>
          <w:szCs w:val="20"/>
          <w:lang w:val="en-US" w:eastAsia="en-US" w:bidi="en-US"/>
        </w:rPr>
        <w:t>E-low</w:t>
      </w:r>
      <w:r>
        <w:rPr>
          <w:rFonts w:ascii="Tinos" w:hAnsi="Tinos" w:eastAsia="DejaVu Sans" w:cs="DejaVu Sans"/>
          <w:sz w:val="20"/>
          <w:szCs w:val="20"/>
          <w:lang w:val="en-US" w:eastAsia="en-US" w:bidi="en-US"/>
        </w:rPr>
        <w:t>) in them could increase allurement.</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ascii="Tinos" w:hAnsi="Tinos" w:eastAsia="DejaVu Sans" w:cs="DejaVu Sans"/>
          <w:sz w:val="20"/>
          <w:szCs w:val="20"/>
          <w:lang w:val="en-US" w:eastAsia="en-US" w:bidi="en-US"/>
        </w:rPr>
        <w:t xml:space="preserve">This to me should be modeled as an interaction between lifespan and FEF (the effect of leaf lifespan on herbivory might depend on FEF load). A significant interaction would mean that E-load mediates herbivory~lifespan relationships: low FEF in long lifespan leaves could cause more herbivory , while high FEF in long lifespan leaves could lead to less herbivory. Another way to model it would be to subset to only the long lifespan species and and see how herbivory differs by Eload. </w:t>
      </w:r>
    </w:p>
    <w:p>
      <w:pPr>
        <w:overflowPunct w:val="false"/>
        <w:spacing w:before="0" w:after="0"/>
        <w:rPr/>
      </w:pPr>
      <w:r>
        <w:rPr>
          <w:rFonts w:ascii="Tinos" w:hAnsi="Tinos" w:eastAsia="DejaVu Sans" w:cs="DejaVu Sans"/>
          <w:lang w:val="en-US" w:eastAsia="en-US" w:bidi="en-US"/>
        </w:rPr>
      </w:r>
    </w:p>
    <w:p>
      <w:pPr>
        <w:overflowPunct w:val="false"/>
        <w:spacing w:before="0" w:after="0"/>
        <w:rPr/>
      </w:pPr>
      <w:r>
        <w:rPr>
          <w:rFonts w:ascii="Tinos" w:hAnsi="Tinos" w:eastAsia="DejaVu Sans" w:cs="DejaVu Sans"/>
          <w:sz w:val="20"/>
          <w:szCs w:val="20"/>
          <w:lang w:val="en-US" w:eastAsia="en-US" w:bidi="en-US"/>
        </w:rPr>
        <w:t>I agree with Sunshine that the way the paragraph is currently written isnt clear on how the data supports the prediction.</w:t>
      </w:r>
    </w:p>
  </w:comment>
  <w:comment w:id="2" w:author="Van Bael, Sunshine A" w:date="2024-09-17T15:19:00Z" w:initials="VBSA">
    <w:p>
      <w:pPr>
        <w:overflowPunct w:val="false"/>
        <w:spacing w:before="0" w:after="0"/>
        <w:rPr/>
      </w:pPr>
      <w:r>
        <w:rPr>
          <w:rFonts w:ascii="Tinos" w:hAnsi="Tinos" w:eastAsia="DejaVu Sans" w:cs="DejaVu Sans"/>
          <w:lang w:val="en-US" w:eastAsia="en-US" w:bidi="en-US"/>
        </w:rPr>
        <w:t xml:space="preserve">This needs attention, I do not understand it. It’s really important to fix this because it was part of what the reviewers asked about. </w:t>
      </w:r>
    </w:p>
  </w:comment>
  <w:comment w:id="3" w:author="Sanchez, Mareli" w:date="2024-09-20T16:35:00Z" w:initials="MSJ">
    <w:p>
      <w:pPr>
        <w:overflowPunct w:val="false"/>
        <w:spacing w:before="0" w:after="0"/>
        <w:rPr/>
      </w:pPr>
      <w:r>
        <w:rPr>
          <w:rFonts w:ascii="Tinos" w:hAnsi="Tinos" w:eastAsia="DejaVu Sans" w:cs="DejaVu Sans"/>
          <w:color w:val="000000"/>
          <w:sz w:val="20"/>
          <w:szCs w:val="20"/>
          <w:lang w:val="en-US" w:eastAsia="en-US" w:bidi="en-US"/>
        </w:rPr>
        <w:t>Seems like this actually better support for your 4th prediction?</w:t>
      </w:r>
    </w:p>
  </w:comment>
  <w:comment w:id="4" w:author="Van Bael, Sunshine A" w:date="2024-09-17T15:21:00Z" w:initials="VBSA">
    <w:p w14:paraId="01000000">
      <w:pPr>
        <w:overflowPunct w:val="false"/>
        <w:spacing w:before="0" w:after="0"/>
        <w:rPr/>
      </w:pPr>
      <w:r>
        <w:rPr>
          <w:rFonts w:ascii="Tinos" w:hAnsi="Tinos" w:eastAsia="DejaVu Sans" w:cs="DejaVu Sans"/>
          <w:lang w:val="en-US" w:eastAsia="en-US" w:bidi="en-US"/>
        </w:rPr>
        <w:t xml:space="preserve">One sentence reminding the reader that previous studies have been on one species at a time, so we get a closer look at the community. </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auto"/>
    <w:pitch w:val="variable"/>
  </w:font>
  <w:font w:name="Calibri">
    <w:charset w:val="01"/>
    <w:family w:val="roman"/>
    <w:pitch w:val="variable"/>
  </w:font>
  <w:font w:name="Noto Sans Mono">
    <w:charset w:val="01"/>
    <w:family w:val="roman"/>
    <w:pitch w:val="variable"/>
  </w:font>
  <w:font w:name="Arial">
    <w:altName w:val="Helvetica Neue"/>
    <w:charset w:val="01"/>
    <w:family w:val="roman"/>
    <w:pitch w:val="variable"/>
  </w:font>
</w:fonts>
</file>

<file path=word/settings.xml><?xml version="1.0" encoding="utf-8"?>
<w:settings xmlns:w="http://schemas.openxmlformats.org/wordprocessingml/2006/main">
  <w:zoom w:percent="122"/>
  <w:trackRevisions/>
  <w:embedSystemFonts/>
  <w:defaultTabStop w:val="720"/>
  <w:autoHyphenation w:val="true"/>
  <w:hyphenationZone w:val="36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eastAsia="" w:cs="" w:cstheme="majorBidi" w:eastAsiaTheme="majorEastAsia"/>
      <w:b/>
      <w:bCs/>
      <w:color w:val="000000"/>
    </w:rPr>
  </w:style>
  <w:style w:type="paragraph" w:styleId="Heading4">
    <w:name w:val="heading 4"/>
    <w:basedOn w:val="Normal"/>
    <w:next w:val="BodyText"/>
    <w:uiPriority w:val="9"/>
    <w:unhideWhenUsed/>
    <w:qFormat/>
    <w:pPr>
      <w:keepNext w:val="true"/>
      <w:keepLines/>
      <w:spacing w:before="200" w:after="0"/>
      <w:outlineLvl w:val="3"/>
    </w:pPr>
    <w:rPr>
      <w:rFonts w:eastAsia="" w:cs="" w:cstheme="majorBidi" w:eastAsiaTheme="majorEastAsia"/>
      <w:bCs/>
      <w:i/>
      <w:color w:val="000000"/>
    </w:rPr>
  </w:style>
  <w:style w:type="paragraph" w:styleId="Heading5">
    <w:name w:val="heading 5"/>
    <w:basedOn w:val="Normal"/>
    <w:next w:val="BodyText"/>
    <w:uiPriority w:val="9"/>
    <w:unhideWhenUsed/>
    <w:qFormat/>
    <w:pPr>
      <w:keepNext w:val="true"/>
      <w:keepLines/>
      <w:spacing w:before="200" w:after="0"/>
      <w:outlineLvl w:val="4"/>
    </w:pPr>
    <w:rPr>
      <w:rFonts w:eastAsia="" w:cs="" w:cstheme="majorBidi" w:eastAsiaTheme="majorEastAsia"/>
      <w:iCs/>
      <w:color w:val="000000"/>
    </w:rPr>
  </w:style>
  <w:style w:type="paragraph" w:styleId="Heading6">
    <w:name w:val="heading 6"/>
    <w:basedOn w:val="Normal"/>
    <w:next w:val="BodyText"/>
    <w:uiPriority w:val="9"/>
    <w:unhideWhenUsed/>
    <w:qFormat/>
    <w:pPr>
      <w:keepNext w:val="true"/>
      <w:keepLines/>
      <w:spacing w:before="200" w:after="0"/>
      <w:outlineLvl w:val="5"/>
    </w:pPr>
    <w:rPr>
      <w:rFonts w:eastAsia="" w:cs="" w:cstheme="majorBidi" w:eastAsiaTheme="majorEastAsia"/>
    </w:rPr>
  </w:style>
  <w:style w:type="paragraph" w:styleId="Heading7">
    <w:name w:val="heading 7"/>
    <w:basedOn w:val="Normal"/>
    <w:next w:val="BodyText"/>
    <w:uiPriority w:val="9"/>
    <w:unhideWhenUsed/>
    <w:qFormat/>
    <w:pPr>
      <w:keepNext w:val="true"/>
      <w:keepLines/>
      <w:spacing w:before="200" w:after="0"/>
      <w:outlineLvl w:val="6"/>
    </w:pPr>
    <w:rPr>
      <w:rFonts w:eastAsia="" w:cs="" w:cstheme="majorBidi" w:eastAsiaTheme="majorEastAsia"/>
    </w:rPr>
  </w:style>
  <w:style w:type="paragraph" w:styleId="Heading8">
    <w:name w:val="heading 8"/>
    <w:basedOn w:val="Normal"/>
    <w:next w:val="BodyText"/>
    <w:uiPriority w:val="9"/>
    <w:unhideWhenUsed/>
    <w:qFormat/>
    <w:pPr>
      <w:keepNext w:val="true"/>
      <w:keepLines/>
      <w:spacing w:before="200" w:after="0"/>
      <w:outlineLvl w:val="7"/>
    </w:pPr>
    <w:rPr>
      <w:rFonts w:eastAsia="" w:cs="" w:cstheme="majorBidi" w:eastAsiaTheme="majorEastAsia"/>
    </w:rPr>
  </w:style>
  <w:style w:type="paragraph" w:styleId="Heading9">
    <w:name w:val="heading 9"/>
    <w:basedOn w:val="Normal"/>
    <w:next w:val="BodyText"/>
    <w:uiPriority w:val="9"/>
    <w:unhideWhenUsed/>
    <w:qFormat/>
    <w:pPr>
      <w:keepNext w:val="true"/>
      <w:keepLines/>
      <w:spacing w:before="200" w:after="0"/>
      <w:outlineLvl w:val="8"/>
    </w:pPr>
    <w:rPr>
      <w:rFonts w:eastAsia="" w:cs="" w:cstheme="majorBidi" w:eastAsiaTheme="majorEastAsia"/>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SectionNumber" w:customStyle="1">
    <w:name w:val="Section Number"/>
    <w:basedOn w:val="CaptionChar"/>
    <w:qFormat/>
    <w:rPr/>
  </w:style>
  <w:style w:type="character" w:styleId="FootnoteCharacters" w:customStyle="1">
    <w:name w:val="Footnote Characters"/>
    <w:qFormat/>
    <w:rPr>
      <w:vertAlign w:val="superscript"/>
    </w:rPr>
  </w:style>
  <w:style w:type="character" w:styleId="FootnoteCharacters1" w:customStyle="1">
    <w:name w:val="Footnote Characters1"/>
    <w:qFormat/>
    <w:rPr>
      <w:vertAlign w:val="superscript"/>
    </w:rPr>
  </w:style>
  <w:style w:type="character" w:styleId="FootnoteCharacters2" w:customStyle="1">
    <w:name w:val="Footnote Characters2"/>
    <w:qFormat/>
    <w:rPr>
      <w:vertAlign w:val="superscript"/>
    </w:rPr>
  </w:style>
  <w:style w:type="character" w:styleId="FootnoteCharacters3" w:customStyle="1">
    <w:name w:val="Footnote Characters3"/>
    <w:qFormat/>
    <w:rPr>
      <w:vertAlign w:val="superscript"/>
    </w:rPr>
  </w:style>
  <w:style w:type="character" w:styleId="FootnoteCharacters4" w:customStyle="1">
    <w:name w:val="Footnote Characters4"/>
    <w:qFormat/>
    <w:rPr>
      <w:vertAlign w:val="superscript"/>
    </w:rPr>
  </w:style>
  <w:style w:type="character" w:styleId="FootnoteCharacters5" w:customStyle="1">
    <w:name w:val="Footnote Characters5"/>
    <w:qFormat/>
    <w:rPr>
      <w:vertAlign w:val="superscript"/>
    </w:rPr>
  </w:style>
  <w:style w:type="character" w:styleId="FootnoteCharacters6" w:customStyle="1">
    <w:name w:val="Footnote Characters6"/>
    <w:qFormat/>
    <w:rPr>
      <w:vertAlign w:val="superscript"/>
    </w:rPr>
  </w:style>
  <w:style w:type="character" w:styleId="FootnoteCharacters7" w:customStyle="1">
    <w:name w:val="Footnote Characters7"/>
    <w:qFormat/>
    <w:rPr>
      <w:vertAlign w:val="superscript"/>
    </w:rPr>
  </w:style>
  <w:style w:type="character" w:styleId="FootnoteCharacters8">
    <w:name w:val="Footnote Characters8"/>
    <w:qFormat/>
    <w:rPr>
      <w:vertAlign w:val="superscript"/>
    </w:rPr>
  </w:style>
  <w:style w:type="character" w:styleId="FootnoteReference">
    <w:name w:val="footnote reference"/>
    <w:rPr>
      <w:vertAlign w:val="superscript"/>
    </w:rPr>
  </w:style>
  <w:style w:type="character" w:styleId="Hyperlink">
    <w:name w:val="Hyperlink"/>
    <w:basedOn w:val="CaptionChar"/>
    <w:rPr>
      <w:color w:themeColor="accent1" w:val="4F81BD"/>
    </w:rPr>
  </w:style>
  <w:style w:type="character" w:styleId="EndnoteCharacters" w:customStyle="1">
    <w:name w:val="Endnote Characters"/>
    <w:qFormat/>
    <w:rPr>
      <w:vertAlign w:val="superscript"/>
    </w:rPr>
  </w:style>
  <w:style w:type="character" w:styleId="EndnoteCharacters1" w:customStyle="1">
    <w:name w:val="Endnote Characters1"/>
    <w:qFormat/>
    <w:rPr>
      <w:vertAlign w:val="superscript"/>
    </w:rPr>
  </w:style>
  <w:style w:type="character" w:styleId="EndnoteCharacters2" w:customStyle="1">
    <w:name w:val="Endnote Characters2"/>
    <w:qFormat/>
    <w:rPr>
      <w:vertAlign w:val="superscript"/>
    </w:rPr>
  </w:style>
  <w:style w:type="character" w:styleId="EndnoteCharacters3" w:customStyle="1">
    <w:name w:val="Endnote Characters3"/>
    <w:qFormat/>
    <w:rPr>
      <w:vertAlign w:val="superscript"/>
    </w:rPr>
  </w:style>
  <w:style w:type="character" w:styleId="EndnoteCharacters4" w:customStyle="1">
    <w:name w:val="Endnote Characters4"/>
    <w:qFormat/>
    <w:rPr>
      <w:vertAlign w:val="superscript"/>
    </w:rPr>
  </w:style>
  <w:style w:type="character" w:styleId="EndnoteCharacters5" w:customStyle="1">
    <w:name w:val="Endnote Characters5"/>
    <w:qFormat/>
    <w:rPr>
      <w:vertAlign w:val="superscript"/>
    </w:rPr>
  </w:style>
  <w:style w:type="character" w:styleId="EndnoteCharacters6" w:customStyle="1">
    <w:name w:val="Endnote Characters6"/>
    <w:qFormat/>
    <w:rPr>
      <w:vertAlign w:val="superscript"/>
    </w:rPr>
  </w:style>
  <w:style w:type="character" w:styleId="EndnoteCharacters7" w:customStyle="1">
    <w:name w:val="Endnote Characters7"/>
    <w:qFormat/>
    <w:rPr>
      <w:vertAlign w:val="superscript"/>
    </w:rPr>
  </w:style>
  <w:style w:type="character" w:styleId="EndnoteCharacters8">
    <w:name w:val="Endnote Characters8"/>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rFonts w:ascii="Consolas" w:hAnsi="Consolas"/>
      <w:color w:val="003B4F"/>
      <w:sz w:val="22"/>
      <w:shd w:fill="F1F3F5" w:val="clear"/>
    </w:rPr>
  </w:style>
  <w:style w:type="character" w:styleId="DataTypeTok" w:customStyle="1">
    <w:name w:val="DataTypeTok"/>
    <w:basedOn w:val="VerbatimChar"/>
    <w:qFormat/>
    <w:rPr>
      <w:rFonts w:ascii="Consolas" w:hAnsi="Consolas"/>
      <w:color w:val="AD0000"/>
      <w:sz w:val="22"/>
      <w:shd w:fill="F1F3F5" w:val="clear"/>
    </w:rPr>
  </w:style>
  <w:style w:type="character" w:styleId="DecValTok" w:customStyle="1">
    <w:name w:val="DecValTok"/>
    <w:basedOn w:val="VerbatimChar"/>
    <w:qFormat/>
    <w:rPr>
      <w:rFonts w:ascii="Consolas" w:hAnsi="Consolas"/>
      <w:color w:val="AD0000"/>
      <w:sz w:val="22"/>
      <w:shd w:fill="F1F3F5" w:val="clear"/>
    </w:rPr>
  </w:style>
  <w:style w:type="character" w:styleId="BaseNTok" w:customStyle="1">
    <w:name w:val="BaseNTok"/>
    <w:basedOn w:val="VerbatimChar"/>
    <w:qFormat/>
    <w:rPr>
      <w:rFonts w:ascii="Consolas" w:hAnsi="Consolas"/>
      <w:color w:val="AD0000"/>
      <w:sz w:val="22"/>
      <w:shd w:fill="F1F3F5" w:val="clear"/>
    </w:rPr>
  </w:style>
  <w:style w:type="character" w:styleId="FloatTok" w:customStyle="1">
    <w:name w:val="FloatTok"/>
    <w:basedOn w:val="VerbatimChar"/>
    <w:qFormat/>
    <w:rPr>
      <w:rFonts w:ascii="Consolas" w:hAnsi="Consolas"/>
      <w:color w:val="AD0000"/>
      <w:sz w:val="22"/>
      <w:shd w:fill="F1F3F5" w:val="clear"/>
    </w:rPr>
  </w:style>
  <w:style w:type="character" w:styleId="ConstantTok" w:customStyle="1">
    <w:name w:val="ConstantTok"/>
    <w:basedOn w:val="VerbatimChar"/>
    <w:qFormat/>
    <w:rPr>
      <w:rFonts w:ascii="Consolas" w:hAnsi="Consolas"/>
      <w:color w:val="8F5902"/>
      <w:sz w:val="22"/>
      <w:shd w:fill="F1F3F5" w:val="clear"/>
    </w:rPr>
  </w:style>
  <w:style w:type="character" w:styleId="CharTok" w:customStyle="1">
    <w:name w:val="CharTok"/>
    <w:basedOn w:val="VerbatimChar"/>
    <w:qFormat/>
    <w:rPr>
      <w:rFonts w:ascii="Consolas" w:hAnsi="Consolas"/>
      <w:color w:val="20794D"/>
      <w:sz w:val="22"/>
      <w:shd w:fill="F1F3F5" w:val="clear"/>
    </w:rPr>
  </w:style>
  <w:style w:type="character" w:styleId="SpecialCharTok" w:customStyle="1">
    <w:name w:val="SpecialCharTok"/>
    <w:basedOn w:val="VerbatimChar"/>
    <w:qFormat/>
    <w:rPr>
      <w:rFonts w:ascii="Consolas" w:hAnsi="Consolas"/>
      <w:color w:val="5E5E5E"/>
      <w:sz w:val="22"/>
      <w:shd w:fill="F1F3F5" w:val="clear"/>
    </w:rPr>
  </w:style>
  <w:style w:type="character" w:styleId="StringTok" w:customStyle="1">
    <w:name w:val="StringTok"/>
    <w:basedOn w:val="VerbatimChar"/>
    <w:qFormat/>
    <w:rPr>
      <w:rFonts w:ascii="Consolas" w:hAnsi="Consolas"/>
      <w:color w:val="20794D"/>
      <w:sz w:val="22"/>
      <w:shd w:fill="F1F3F5" w:val="clear"/>
    </w:rPr>
  </w:style>
  <w:style w:type="character" w:styleId="VerbatimStringTok" w:customStyle="1">
    <w:name w:val="VerbatimStringTok"/>
    <w:basedOn w:val="VerbatimChar"/>
    <w:qFormat/>
    <w:rPr>
      <w:rFonts w:ascii="Consolas" w:hAnsi="Consolas"/>
      <w:color w:val="20794D"/>
      <w:sz w:val="22"/>
      <w:shd w:fill="F1F3F5" w:val="clear"/>
    </w:rPr>
  </w:style>
  <w:style w:type="character" w:styleId="SpecialStringTok" w:customStyle="1">
    <w:name w:val="SpecialStringTok"/>
    <w:basedOn w:val="VerbatimChar"/>
    <w:qFormat/>
    <w:rPr>
      <w:rFonts w:ascii="Consolas" w:hAnsi="Consolas"/>
      <w:color w:val="20794D"/>
      <w:sz w:val="22"/>
      <w:shd w:fill="F1F3F5" w:val="clear"/>
    </w:rPr>
  </w:style>
  <w:style w:type="character" w:styleId="ImportTok" w:customStyle="1">
    <w:name w:val="ImportTok"/>
    <w:basedOn w:val="VerbatimChar"/>
    <w:qFormat/>
    <w:rPr>
      <w:rFonts w:ascii="Consolas" w:hAnsi="Consolas"/>
      <w:color w:val="00769E"/>
      <w:sz w:val="22"/>
      <w:shd w:fill="F1F3F5" w:val="clear"/>
    </w:rPr>
  </w:style>
  <w:style w:type="character" w:styleId="CommentTok" w:customStyle="1">
    <w:name w:val="CommentTok"/>
    <w:basedOn w:val="VerbatimChar"/>
    <w:qFormat/>
    <w:rPr>
      <w:rFonts w:ascii="Consolas" w:hAnsi="Consolas"/>
      <w:color w:val="5E5E5E"/>
      <w:sz w:val="22"/>
      <w:shd w:fill="F1F3F5" w:val="clear"/>
    </w:rPr>
  </w:style>
  <w:style w:type="character" w:styleId="DocumentationTok" w:customStyle="1">
    <w:name w:val="DocumentationTok"/>
    <w:basedOn w:val="VerbatimChar"/>
    <w:qFormat/>
    <w:rPr>
      <w:rFonts w:ascii="Consolas" w:hAnsi="Consolas"/>
      <w:i/>
      <w:color w:val="5E5E5E"/>
      <w:sz w:val="22"/>
      <w:shd w:fill="F1F3F5" w:val="clear"/>
    </w:rPr>
  </w:style>
  <w:style w:type="character" w:styleId="AnnotationTok" w:customStyle="1">
    <w:name w:val="AnnotationTok"/>
    <w:basedOn w:val="VerbatimChar"/>
    <w:qFormat/>
    <w:rPr>
      <w:rFonts w:ascii="Consolas" w:hAnsi="Consolas"/>
      <w:color w:val="5E5E5E"/>
      <w:sz w:val="22"/>
      <w:shd w:fill="F1F3F5" w:val="clear"/>
    </w:rPr>
  </w:style>
  <w:style w:type="character" w:styleId="CommentVarTok" w:customStyle="1">
    <w:name w:val="CommentVarTok"/>
    <w:basedOn w:val="VerbatimChar"/>
    <w:qFormat/>
    <w:rPr>
      <w:rFonts w:ascii="Consolas" w:hAnsi="Consolas"/>
      <w:i/>
      <w:color w:val="5E5E5E"/>
      <w:sz w:val="22"/>
      <w:shd w:fill="F1F3F5" w:val="clear"/>
    </w:rPr>
  </w:style>
  <w:style w:type="character" w:styleId="OtherTok" w:customStyle="1">
    <w:name w:val="OtherTok"/>
    <w:basedOn w:val="VerbatimChar"/>
    <w:qFormat/>
    <w:rPr>
      <w:rFonts w:ascii="Consolas" w:hAnsi="Consolas"/>
      <w:color w:val="003B4F"/>
      <w:sz w:val="22"/>
      <w:shd w:fill="F1F3F5" w:val="clear"/>
    </w:rPr>
  </w:style>
  <w:style w:type="character" w:styleId="FunctionTok" w:customStyle="1">
    <w:name w:val="FunctionTok"/>
    <w:basedOn w:val="VerbatimChar"/>
    <w:qFormat/>
    <w:rPr>
      <w:rFonts w:ascii="Consolas" w:hAnsi="Consolas"/>
      <w:color w:val="4758AB"/>
      <w:sz w:val="22"/>
      <w:shd w:fill="F1F3F5" w:val="clear"/>
    </w:rPr>
  </w:style>
  <w:style w:type="character" w:styleId="VariableTok" w:customStyle="1">
    <w:name w:val="VariableTok"/>
    <w:basedOn w:val="VerbatimChar"/>
    <w:qFormat/>
    <w:rPr>
      <w:rFonts w:ascii="Consolas" w:hAnsi="Consolas"/>
      <w:color w:val="111111"/>
      <w:sz w:val="22"/>
      <w:shd w:fill="F1F3F5" w:val="clear"/>
    </w:rPr>
  </w:style>
  <w:style w:type="character" w:styleId="ControlFlowTok" w:customStyle="1">
    <w:name w:val="ControlFlowTok"/>
    <w:basedOn w:val="VerbatimChar"/>
    <w:qFormat/>
    <w:rPr>
      <w:rFonts w:ascii="Consolas" w:hAnsi="Consolas"/>
      <w:color w:val="003B4F"/>
      <w:sz w:val="22"/>
      <w:shd w:fill="F1F3F5" w:val="clear"/>
    </w:rPr>
  </w:style>
  <w:style w:type="character" w:styleId="OperatorTok" w:customStyle="1">
    <w:name w:val="OperatorTok"/>
    <w:basedOn w:val="VerbatimChar"/>
    <w:qFormat/>
    <w:rPr>
      <w:rFonts w:ascii="Consolas" w:hAnsi="Consolas"/>
      <w:color w:val="5E5E5E"/>
      <w:sz w:val="22"/>
      <w:shd w:fill="F1F3F5" w:val="clear"/>
    </w:rPr>
  </w:style>
  <w:style w:type="character" w:styleId="BuiltInTok" w:customStyle="1">
    <w:name w:val="BuiltInTok"/>
    <w:basedOn w:val="VerbatimChar"/>
    <w:qFormat/>
    <w:rPr>
      <w:rFonts w:ascii="Consolas" w:hAnsi="Consolas"/>
      <w:color w:val="003B4F"/>
      <w:sz w:val="22"/>
      <w:shd w:fill="F1F3F5" w:val="clear"/>
    </w:rPr>
  </w:style>
  <w:style w:type="character" w:styleId="ExtensionTok" w:customStyle="1">
    <w:name w:val="ExtensionTok"/>
    <w:basedOn w:val="VerbatimChar"/>
    <w:qFormat/>
    <w:rPr>
      <w:rFonts w:ascii="Consolas" w:hAnsi="Consolas"/>
      <w:color w:val="003B4F"/>
      <w:sz w:val="22"/>
      <w:shd w:fill="F1F3F5" w:val="clear"/>
    </w:rPr>
  </w:style>
  <w:style w:type="character" w:styleId="PreprocessorTok" w:customStyle="1">
    <w:name w:val="PreprocessorTok"/>
    <w:basedOn w:val="VerbatimChar"/>
    <w:qFormat/>
    <w:rPr>
      <w:rFonts w:ascii="Consolas" w:hAnsi="Consolas"/>
      <w:color w:val="AD0000"/>
      <w:sz w:val="22"/>
      <w:shd w:fill="F1F3F5" w:val="clear"/>
    </w:rPr>
  </w:style>
  <w:style w:type="character" w:styleId="AttributeTok" w:customStyle="1">
    <w:name w:val="AttributeTok"/>
    <w:basedOn w:val="VerbatimChar"/>
    <w:qFormat/>
    <w:rPr>
      <w:rFonts w:ascii="Consolas" w:hAnsi="Consolas"/>
      <w:color w:val="657422"/>
      <w:sz w:val="22"/>
      <w:shd w:fill="F1F3F5" w:val="clear"/>
    </w:rPr>
  </w:style>
  <w:style w:type="character" w:styleId="RegionMarkerTok" w:customStyle="1">
    <w:name w:val="RegionMarkerTok"/>
    <w:basedOn w:val="VerbatimChar"/>
    <w:qFormat/>
    <w:rPr>
      <w:rFonts w:ascii="Consolas" w:hAnsi="Consolas"/>
      <w:color w:val="003B4F"/>
      <w:sz w:val="22"/>
      <w:shd w:fill="F1F3F5" w:val="clear"/>
    </w:rPr>
  </w:style>
  <w:style w:type="character" w:styleId="InformationTok" w:customStyle="1">
    <w:name w:val="InformationTok"/>
    <w:basedOn w:val="VerbatimChar"/>
    <w:qFormat/>
    <w:rPr>
      <w:rFonts w:ascii="Consolas" w:hAnsi="Consolas"/>
      <w:color w:val="5E5E5E"/>
      <w:sz w:val="22"/>
      <w:shd w:fill="F1F3F5" w:val="clear"/>
    </w:rPr>
  </w:style>
  <w:style w:type="character" w:styleId="WarningTok" w:customStyle="1">
    <w:name w:val="WarningTok"/>
    <w:basedOn w:val="VerbatimChar"/>
    <w:qFormat/>
    <w:rPr>
      <w:rFonts w:ascii="Consolas" w:hAnsi="Consolas"/>
      <w:i/>
      <w:color w:val="5E5E5E"/>
      <w:sz w:val="22"/>
      <w:shd w:fill="F1F3F5" w:val="clear"/>
    </w:rPr>
  </w:style>
  <w:style w:type="character" w:styleId="AlertTok" w:customStyle="1">
    <w:name w:val="AlertTok"/>
    <w:basedOn w:val="VerbatimChar"/>
    <w:qFormat/>
    <w:rPr>
      <w:rFonts w:ascii="Consolas" w:hAnsi="Consolas"/>
      <w:color w:val="AD0000"/>
      <w:sz w:val="22"/>
      <w:shd w:fill="F1F3F5" w:val="clear"/>
    </w:rPr>
  </w:style>
  <w:style w:type="character" w:styleId="ErrorTok" w:customStyle="1">
    <w:name w:val="ErrorTok"/>
    <w:basedOn w:val="VerbatimChar"/>
    <w:qFormat/>
    <w:rPr>
      <w:rFonts w:ascii="Consolas" w:hAnsi="Consolas"/>
      <w:color w:val="AD0000"/>
      <w:sz w:val="22"/>
      <w:shd w:fill="F1F3F5" w:val="clear"/>
    </w:rPr>
  </w:style>
  <w:style w:type="character" w:styleId="NormalTok" w:customStyle="1">
    <w:name w:val="NormalTok"/>
    <w:basedOn w:val="VerbatimChar"/>
    <w:qFormat/>
    <w:rPr>
      <w:rFonts w:ascii="Consolas" w:hAnsi="Consolas"/>
      <w:color w:val="003B4F"/>
      <w:sz w:val="22"/>
      <w:shd w:fill="F1F3F5" w:val="clear"/>
    </w:rPr>
  </w:style>
  <w:style w:type="character" w:styleId="CommentReference">
    <w:name w:val="annotation reference"/>
    <w:basedOn w:val="DefaultParagraphFont"/>
    <w:semiHidden/>
    <w:unhideWhenUsed/>
    <w:qFormat/>
    <w:rsid w:val="002346cc"/>
    <w:rPr>
      <w:sz w:val="16"/>
      <w:szCs w:val="16"/>
    </w:rPr>
  </w:style>
  <w:style w:type="character" w:styleId="CommentTextChar" w:customStyle="1">
    <w:name w:val="Comment Text Char"/>
    <w:basedOn w:val="DefaultParagraphFont"/>
    <w:link w:val="CommentText"/>
    <w:semiHidden/>
    <w:qFormat/>
    <w:rsid w:val="002346cc"/>
    <w:rPr>
      <w:rFonts w:ascii="TeX Gyre Termes" w:hAnsi="TeX Gyre Termes"/>
      <w:sz w:val="20"/>
      <w:szCs w:val="20"/>
    </w:rPr>
  </w:style>
  <w:style w:type="character" w:styleId="CommentSubjectChar" w:customStyle="1">
    <w:name w:val="Comment Subject Char"/>
    <w:basedOn w:val="CommentTextChar"/>
    <w:link w:val="annotationsubject"/>
    <w:semiHidden/>
    <w:qFormat/>
    <w:rsid w:val="002346cc"/>
    <w:rPr>
      <w:rFonts w:ascii="TeX Gyre Termes" w:hAnsi="TeX Gyre Termes"/>
      <w:b/>
      <w:bCs/>
      <w:sz w:val="20"/>
      <w:szCs w:val="20"/>
    </w:rPr>
  </w:style>
  <w:style w:type="paragraph" w:styleId="Heading" w:customStyle="1">
    <w:name w:val="Heading"/>
    <w:basedOn w:val="Normal"/>
    <w:next w:val="BodyText"/>
    <w:qFormat/>
    <w:pPr>
      <w:keepNext w:val="true"/>
      <w:spacing w:before="240" w:after="120"/>
    </w:pPr>
    <w:rPr>
      <w:rFonts w:eastAsia="Microsoft YaHei" w:cs="Lucida Sans"/>
      <w:sz w:val="28"/>
      <w:szCs w:val="28"/>
    </w:rPr>
  </w:style>
  <w:style w:type="paragraph" w:styleId="BodyText">
    <w:name w:val="Body Text"/>
    <w:basedOn w:val="Normal"/>
    <w:qFormat/>
    <w:pPr>
      <w:spacing w:lineRule="auto" w:line="480" w:before="180" w:after="180"/>
    </w:pPr>
    <w:rPr/>
  </w:style>
  <w:style w:type="paragraph" w:styleId="List">
    <w:name w:val="List"/>
    <w:basedOn w:val="BodyText"/>
    <w:pPr/>
    <w:rPr>
      <w:rFonts w:cs="Lucida Sans"/>
    </w:rPr>
  </w:style>
  <w:style w:type="paragraph" w:styleId="Caption">
    <w:name w:val="caption"/>
    <w:basedOn w:val="Normal"/>
    <w:link w:val="CaptionChar"/>
    <w:qFormat/>
    <w:pPr>
      <w:spacing w:before="0" w:after="120"/>
    </w:pPr>
    <w:rPr/>
  </w:style>
  <w:style w:type="paragraph" w:styleId="Index" w:customStyle="1">
    <w:name w:val="Index"/>
    <w:basedOn w:val="Normal"/>
    <w:qFormat/>
    <w:pPr>
      <w:suppressLineNumbers/>
    </w:pPr>
    <w:rPr>
      <w:rFonts w:cs="Lucida Sans"/>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pPr>
    <w:rPr>
      <w:rFonts w:eastAsia="" w:cs="" w:cstheme="majorBidi" w:eastAsiaTheme="majorEastAsia"/>
      <w:b/>
      <w:bCs/>
      <w:color w:val="000000"/>
      <w:sz w:val="36"/>
      <w:szCs w:val="36"/>
    </w:rPr>
  </w:style>
  <w:style w:type="paragraph" w:styleId="Subtitle">
    <w:name w:val="Subtitle"/>
    <w:basedOn w:val="Title"/>
    <w:next w:val="BodyText"/>
    <w:qFormat/>
    <w:pPr>
      <w:spacing w:before="240" w:after="240"/>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asciiTheme="majorHAnsi" w:hAnsiTheme="majorHAnsi"/>
      <w:b w:val="false"/>
      <w:bCs w:val="false"/>
      <w:color w:themeColor="accent1" w:themeShade="bf" w:val="365F91"/>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style>
  <w:style w:type="paragraph" w:styleId="BlockQuotation" w:customStyle="1">
    <w:name w:val="Block Quotation"/>
    <w:basedOn w:val="Normal"/>
    <w:qFormat/>
    <w:pPr>
      <w:spacing w:before="0" w:after="283"/>
      <w:ind w:left="567" w:right="567"/>
    </w:pPr>
    <w:rPr/>
  </w:style>
  <w:style w:type="paragraph" w:styleId="Comment" w:customStyle="1">
    <w:name w:val="Comment"/>
    <w:basedOn w:val="Normal"/>
    <w:qFormat/>
    <w:pPr/>
    <w:rPr>
      <w:sz w:val="20"/>
      <w:szCs w:val="20"/>
    </w:rPr>
  </w:style>
  <w:style w:type="paragraph" w:styleId="Salutation">
    <w:name w:val="Salutation"/>
    <w:basedOn w:val="Normal"/>
    <w:pPr>
      <w:suppressLineNumbers/>
    </w:pPr>
    <w:rPr/>
  </w:style>
  <w:style w:type="paragraph" w:styleId="EndnoteText">
    <w:name w:val="endnote text"/>
    <w:basedOn w:val="Normal"/>
    <w:pPr>
      <w:suppressLineNumbers/>
      <w:ind w:hanging="340" w:left="340"/>
    </w:pPr>
    <w:rPr>
      <w:sz w:val="20"/>
      <w:szCs w:val="20"/>
    </w:rPr>
  </w:style>
  <w:style w:type="paragraph" w:styleId="FrameContents" w:customStyle="1">
    <w:name w:val="Frame Contents"/>
    <w:basedOn w:val="Normal"/>
    <w:qFormat/>
    <w:pPr/>
    <w:rPr/>
  </w:style>
  <w:style w:type="paragraph" w:styleId="SourceCode" w:customStyle="1">
    <w:name w:val="Source Code"/>
    <w:basedOn w:val="Normal"/>
    <w:link w:val="VerbatimChar"/>
    <w:qFormat/>
    <w:pPr>
      <w:shd w:val="clear" w:color="auto" w:fill="F1F3F5"/>
    </w:pPr>
    <w:rPr/>
  </w:style>
  <w:style w:type="paragraph" w:styleId="PreformattedText" w:customStyle="1">
    <w:name w:val="Preformatted Text"/>
    <w:basedOn w:val="Normal"/>
    <w:qFormat/>
    <w:pPr>
      <w:spacing w:before="0" w:after="0"/>
    </w:pPr>
    <w:rPr>
      <w:rFonts w:ascii="Noto Sans Mono" w:hAnsi="Noto Sans Mono" w:eastAsia="Noto Sans Mono" w:cs="FreeSans"/>
      <w:sz w:val="20"/>
      <w:szCs w:val="20"/>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CommentText">
    <w:name w:val="annotation text"/>
    <w:basedOn w:val="Normal"/>
    <w:link w:val="CommentTextChar"/>
    <w:semiHidden/>
    <w:unhideWhenUsed/>
    <w:rsid w:val="002346cc"/>
    <w:pPr/>
    <w:rPr>
      <w:sz w:val="20"/>
      <w:szCs w:val="20"/>
    </w:rPr>
  </w:style>
  <w:style w:type="paragraph" w:styleId="annotationsubject">
    <w:name w:val="annotation subject"/>
    <w:basedOn w:val="CommentText"/>
    <w:next w:val="CommentText"/>
    <w:link w:val="CommentSubjectChar"/>
    <w:semiHidden/>
    <w:unhideWhenUsed/>
    <w:qFormat/>
    <w:rsid w:val="002346cc"/>
    <w:pPr/>
    <w:rPr>
      <w:b/>
      <w:bCs/>
    </w:rPr>
  </w:style>
  <w:style w:type="paragraph" w:styleId="Revision">
    <w:name w:val="Revision"/>
    <w:semiHidden/>
    <w:qFormat/>
    <w:rsid w:val="00212318"/>
    <w:pPr>
      <w:widowControl/>
      <w:suppressAutoHyphens w:val="false"/>
      <w:bidi w:val="0"/>
      <w:spacing w:before="0" w:after="0"/>
      <w:jc w:val="left"/>
    </w:pPr>
    <w:rPr>
      <w:rFonts w:ascii="TeX Gyre Termes" w:hAnsi="TeX Gyre Termes" w:eastAsia="Cambria" w:cs="" w:cstheme="minorBidi" w:eastAsiaTheme="minorHAnsi"/>
      <w:color w:val="auto"/>
      <w:kern w:val="0"/>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71/FP09304" TargetMode="External"/><Relationship Id="rId3" Type="http://schemas.openxmlformats.org/officeDocument/2006/relationships/hyperlink" Target="https://doi.org/10.1002/9781118445112.stat07841" TargetMode="External"/><Relationship Id="rId4" Type="http://schemas.openxmlformats.org/officeDocument/2006/relationships/hyperlink" Target="https://doi.org/10.1017/S0266467407004038" TargetMode="External"/><Relationship Id="rId5" Type="http://schemas.openxmlformats.org/officeDocument/2006/relationships/hyperlink" Target="https://doi.org/10.1046/j.1461-0248.2000.00159.x" TargetMode="External"/><Relationship Id="rId6" Type="http://schemas.openxmlformats.org/officeDocument/2006/relationships/hyperlink" Target="https://doi.org/10.1201/9781315119496-7" TargetMode="External"/><Relationship Id="rId7" Type="http://schemas.openxmlformats.org/officeDocument/2006/relationships/hyperlink" Target="https://CRAN.R-project.org/package=MuMIn" TargetMode="External"/><Relationship Id="rId8" Type="http://schemas.openxmlformats.org/officeDocument/2006/relationships/hyperlink" Target="https://doi.org/10.1111/j.2517-6161.1995.tb02031.x" TargetMode="External"/><Relationship Id="rId9" Type="http://schemas.openxmlformats.org/officeDocument/2006/relationships/hyperlink" Target="https://doi.org/10.1098/rsbl.2010.0456" TargetMode="External"/><Relationship Id="rId10" Type="http://schemas.openxmlformats.org/officeDocument/2006/relationships/hyperlink" Target="https://doi.org/10.1890/07-0986.1" TargetMode="External"/><Relationship Id="rId11" Type="http://schemas.openxmlformats.org/officeDocument/2006/relationships/hyperlink" Target="https://doi.org/10.1038/nmeth.3869" TargetMode="External"/><Relationship Id="rId12" Type="http://schemas.openxmlformats.org/officeDocument/2006/relationships/hyperlink" Target="https://doi.org/10.1093/bioinformatics/btw808" TargetMode="External"/><Relationship Id="rId13" Type="http://schemas.openxmlformats.org/officeDocument/2006/relationships/hyperlink" Target="https://doi.org/10.1128/MRA.00328-19" TargetMode="External"/><Relationship Id="rId14" Type="http://schemas.openxmlformats.org/officeDocument/2006/relationships/hyperlink" Target="https://doi.org/10.1039/C7CS00343A" TargetMode="External"/><Relationship Id="rId15" Type="http://schemas.openxmlformats.org/officeDocument/2006/relationships/hyperlink" Target="https://doi.org/10.1201/9781315119496-6" TargetMode="External"/><Relationship Id="rId16" Type="http://schemas.openxmlformats.org/officeDocument/2006/relationships/hyperlink" Target="https://doi.org/10.1890/ES13-00012.1" TargetMode="External"/><Relationship Id="rId17" Type="http://schemas.openxmlformats.org/officeDocument/2006/relationships/hyperlink" Target="https://doi.org/10.3114/sim.55.1.213" TargetMode="External"/><Relationship Id="rId18" Type="http://schemas.openxmlformats.org/officeDocument/2006/relationships/hyperlink" Target="https://doi.org/10.1007/978-81-322-1575-2" TargetMode="External"/><Relationship Id="rId19" Type="http://schemas.openxmlformats.org/officeDocument/2006/relationships/hyperlink" Target="https://doi.org/10.1098/rstb.2017.0395" TargetMode="External"/><Relationship Id="rId20" Type="http://schemas.openxmlformats.org/officeDocument/2006/relationships/hyperlink" Target="https://doi.org/10.1890/08-1823.1" TargetMode="External"/><Relationship Id="rId21" Type="http://schemas.openxmlformats.org/officeDocument/2006/relationships/hyperlink" Target="https://doi.org/10.1111/nph.12140" TargetMode="External"/><Relationship Id="rId22" Type="http://schemas.openxmlformats.org/officeDocument/2006/relationships/hyperlink" Target="https://doi.org/10.1111/j.1469-8137.2005.01333.x" TargetMode="External"/><Relationship Id="rId23" Type="http://schemas.openxmlformats.org/officeDocument/2006/relationships/hyperlink" Target="https://socialsciences.mcmaster.ca/jfox/Books/Companion/" TargetMode="External"/><Relationship Id="rId24" Type="http://schemas.openxmlformats.org/officeDocument/2006/relationships/hyperlink" Target="https://doi.org/10.1146/annurev-ecolsys-102710-145039" TargetMode="External"/><Relationship Id="rId25" Type="http://schemas.openxmlformats.org/officeDocument/2006/relationships/hyperlink" Target="https://doi.org/10.1073/pnas.0607968104" TargetMode="External"/><Relationship Id="rId26" Type="http://schemas.openxmlformats.org/officeDocument/2006/relationships/hyperlink" Target="https://doi.org/10.1093/aobpla/plw050" TargetMode="External"/><Relationship Id="rId27" Type="http://schemas.openxmlformats.org/officeDocument/2006/relationships/hyperlink" Target="https://doi.org/10.3390/genes9060309" TargetMode="External"/><Relationship Id="rId28" Type="http://schemas.openxmlformats.org/officeDocument/2006/relationships/hyperlink" Target="https://doi.org/10.1016/j.ppees.2007.01.001" TargetMode="External"/><Relationship Id="rId29" Type="http://schemas.openxmlformats.org/officeDocument/2006/relationships/hyperlink" Target="https://doi.org/10.1016/j.funeco.2013.12.005" TargetMode="External"/><Relationship Id="rId30" Type="http://schemas.openxmlformats.org/officeDocument/2006/relationships/hyperlink" Target="https://doi.org/10.1086/651300" TargetMode="External"/><Relationship Id="rId31" Type="http://schemas.openxmlformats.org/officeDocument/2006/relationships/hyperlink" Target="https://rpkgs.datanovia.com/ggpubr/" TargetMode="External"/><Relationship Id="rId32" Type="http://schemas.openxmlformats.org/officeDocument/2006/relationships/hyperlink" Target="https://rpkgs.datanovia.com/rstatix/" TargetMode="External"/><Relationship Id="rId33" Type="http://schemas.openxmlformats.org/officeDocument/2006/relationships/hyperlink" Target="https://doi.org/10.1093/aob/mct036" TargetMode="External"/><Relationship Id="rId34" Type="http://schemas.openxmlformats.org/officeDocument/2006/relationships/hyperlink" Target="https://doi.org/10.1111/j.1469-8137.2012.04203.x" TargetMode="External"/><Relationship Id="rId35" Type="http://schemas.openxmlformats.org/officeDocument/2006/relationships/hyperlink" Target="https://doi.org/10.1098/rstb.2011.0248" TargetMode="External"/><Relationship Id="rId36" Type="http://schemas.openxmlformats.org/officeDocument/2006/relationships/hyperlink" Target="https://doi.org/10.1890/0012-9615(1999)069%5B0001:DBRATM%5D2.0.CO;2" TargetMode="External"/><Relationship Id="rId37" Type="http://schemas.openxmlformats.org/officeDocument/2006/relationships/hyperlink" Target="https://doi.org/10.1111/j.2041-210X.2010.00078.x" TargetMode="External"/><Relationship Id="rId38" Type="http://schemas.openxmlformats.org/officeDocument/2006/relationships/hyperlink" Target="https://doi.org/10.1111/mpp.13209" TargetMode="External"/><Relationship Id="rId39" Type="http://schemas.openxmlformats.org/officeDocument/2006/relationships/hyperlink" Target="https://doi.org/10.3114/sim.2010.66.01" TargetMode="External"/><Relationship Id="rId40" Type="http://schemas.openxmlformats.org/officeDocument/2006/relationships/hyperlink" Target="https://doi.org/10.1007/s00442-014-3177-2" TargetMode="External"/><Relationship Id="rId41" Type="http://schemas.openxmlformats.org/officeDocument/2006/relationships/hyperlink" Target="https://doi.org/10.1890/0012-9658(2001)082%5B0290:FMMTCD%5D2.0.CO;2" TargetMode="External"/><Relationship Id="rId42" Type="http://schemas.openxmlformats.org/officeDocument/2006/relationships/hyperlink" Target="https://doi.org/10.1016/j.tree.2006.02.002" TargetMode="External"/><Relationship Id="rId43" Type="http://schemas.openxmlformats.org/officeDocument/2006/relationships/hyperlink" Target="https://doi.org/10.1371/journal.pone.0061217" TargetMode="External"/><Relationship Id="rId44" Type="http://schemas.openxmlformats.org/officeDocument/2006/relationships/hyperlink" Target="https://doi.org/10.3389/fmicb.2014.00479" TargetMode="External"/><Relationship Id="rId45" Type="http://schemas.openxmlformats.org/officeDocument/2006/relationships/hyperlink" Target="https://doi.org/10.1016/j.biocontrol.2008.01.012" TargetMode="External"/><Relationship Id="rId46" Type="http://schemas.openxmlformats.org/officeDocument/2006/relationships/hyperlink" Target="https://doi.org/10.3389/fpls.2023.1169558" TargetMode="External"/><Relationship Id="rId47" Type="http://schemas.openxmlformats.org/officeDocument/2006/relationships/hyperlink" Target="https://doi.org/10.1038/s42003-021-01826-7" TargetMode="External"/><Relationship Id="rId48" Type="http://schemas.openxmlformats.org/officeDocument/2006/relationships/hyperlink" Target="https://github.com/vegandevs/vegan" TargetMode="External"/><Relationship Id="rId49" Type="http://schemas.openxmlformats.org/officeDocument/2006/relationships/hyperlink" Target="https://doi.org/10.1007/b98882" TargetMode="External"/><Relationship Id="rId50" Type="http://schemas.openxmlformats.org/officeDocument/2006/relationships/hyperlink" Target="https://CRAN.R-project.org/package=nlme" TargetMode="External"/><Relationship Id="rId51" Type="http://schemas.openxmlformats.org/officeDocument/2006/relationships/hyperlink" Target="https://doi.org/10.1890/0012-9658(2006)87%5B1733:LTAGPO%5D2.0.CO;2" TargetMode="External"/><Relationship Id="rId52" Type="http://schemas.openxmlformats.org/officeDocument/2006/relationships/hyperlink" Target="https://doi.org/10.1146/annurev-phyto-080508-081831" TargetMode="External"/><Relationship Id="rId53" Type="http://schemas.openxmlformats.org/officeDocument/2006/relationships/hyperlink" Target="https://www.R-project.org/" TargetMode="External"/><Relationship Id="rId54" Type="http://schemas.openxmlformats.org/officeDocument/2006/relationships/hyperlink" Target="https://doi.org/10.1098/rsos.160628" TargetMode="External"/><Relationship Id="rId55" Type="http://schemas.openxmlformats.org/officeDocument/2006/relationships/hyperlink" Target="https://doi.org/10.1111/j.1469-8137.2009.02773.x" TargetMode="External"/><Relationship Id="rId56" Type="http://schemas.openxmlformats.org/officeDocument/2006/relationships/hyperlink" Target="https://doi.org/10.7717/peerj.2584" TargetMode="External"/><Relationship Id="rId57" Type="http://schemas.openxmlformats.org/officeDocument/2006/relationships/hyperlink" Target="https://doi.org/10.3897/mycokeys.91.84896" TargetMode="External"/><Relationship Id="rId58" Type="http://schemas.openxmlformats.org/officeDocument/2006/relationships/hyperlink" Target="https://doi.org/10.1073/pnas.1706324114" TargetMode="External"/><Relationship Id="rId59" Type="http://schemas.openxmlformats.org/officeDocument/2006/relationships/hyperlink" Target="https://doi.org/10.1111/j.1752-4571.2010.00141.x" TargetMode="External"/><Relationship Id="rId60" Type="http://schemas.openxmlformats.org/officeDocument/2006/relationships/hyperlink" Target="https://doi.org/10.1038/nmeth.2089" TargetMode="External"/><Relationship Id="rId61" Type="http://schemas.openxmlformats.org/officeDocument/2006/relationships/hyperlink" Target="https://doi.org/10.1086/367580" TargetMode="External"/><Relationship Id="rId62" Type="http://schemas.openxmlformats.org/officeDocument/2006/relationships/hyperlink" Target="https://doi.org/lutzoni" TargetMode="External"/><Relationship Id="rId63" Type="http://schemas.openxmlformats.org/officeDocument/2006/relationships/hyperlink" Target="https://doi.org/10.1111/btp.12303" TargetMode="External"/><Relationship Id="rId64" Type="http://schemas.openxmlformats.org/officeDocument/2006/relationships/hyperlink" Target="https://doi.org/10.1007/978-3-319-24274-3_5" TargetMode="External"/><Relationship Id="rId65" Type="http://schemas.openxmlformats.org/officeDocument/2006/relationships/hyperlink" Target="https://doi.org/dx.doi.org/10.17504/protocols.io.fscbnaw" TargetMode="External"/><Relationship Id="rId66" Type="http://schemas.openxmlformats.org/officeDocument/2006/relationships/hyperlink" Target="https://doi.org/10.1038/s41559-019-0975-2" TargetMode="External"/><Relationship Id="rId67" Type="http://schemas.openxmlformats.org/officeDocument/2006/relationships/hyperlink" Target="https://doi.org/10.1186/s40168-017-0237-y" TargetMode="External"/><Relationship Id="rId68" Type="http://schemas.openxmlformats.org/officeDocument/2006/relationships/hyperlink" Target="https://doi.org/10.1111/j.1469-8137.2005.01349.x" TargetMode="External"/><Relationship Id="rId69" Type="http://schemas.openxmlformats.org/officeDocument/2006/relationships/hyperlink" Target="https://doi.org/10.1038/nature02403" TargetMode="External"/><Relationship Id="rId70" Type="http://schemas.openxmlformats.org/officeDocument/2006/relationships/image" Target="media/image1.png"/><Relationship Id="rId71" Type="http://schemas.openxmlformats.org/officeDocument/2006/relationships/image" Target="media/image2.png"/><Relationship Id="rId72" Type="http://schemas.openxmlformats.org/officeDocument/2006/relationships/image" Target="media/image3.png"/><Relationship Id="rId73" Type="http://schemas.openxmlformats.org/officeDocument/2006/relationships/image" Target="media/image4.png"/><Relationship Id="rId74" Type="http://schemas.openxmlformats.org/officeDocument/2006/relationships/image" Target="media/image5.png"/><Relationship Id="rId75" Type="http://schemas.openxmlformats.org/officeDocument/2006/relationships/comments" Target="comments.xml"/><Relationship Id="rId76" Type="http://schemas.microsoft.com/office/2011/relationships/commentsExtended" Target="commentsExtended.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18</TotalTime>
  <Application>LibreOffice/24.8.1.2$Linux_X86_64 LibreOffice_project/480$Build-2</Application>
  <AppVersion>15.0000</AppVersion>
  <Pages>53</Pages>
  <Words>11753</Words>
  <Characters>66277</Characters>
  <CharactersWithSpaces>77818</CharactersWithSpaces>
  <Paragraphs>205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2024-09-20T20:37:00Z</dcterms:created>
  <dc:creator>Bolívar Aponte Rolón1,✉, A. Elizabeth Arnold2, Mareli Sánchez Juliá1, and Sunshine A. Van Bael1,1</dc:creator>
  <dc:description/>
  <dc:language>en-US</dc:language>
  <cp:lastModifiedBy>Bolívar Aponte Rolón</cp:lastModifiedBy>
  <cp:lastPrinted>2024-04-17T11:25:00Z</cp:lastPrinted>
  <dcterms:modified xsi:type="dcterms:W3CDTF">2024-09-24T16:52:26Z</dcterms:modified>
  <cp:revision>4</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